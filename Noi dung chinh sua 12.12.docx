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041" w:rsidRPr="00E93F7D" w:rsidRDefault="006A5041" w:rsidP="00E70BF3">
      <w:pPr>
        <w:spacing w:after="0"/>
        <w:jc w:val="center"/>
        <w:rPr>
          <w:rFonts w:cstheme="majorHAnsi"/>
          <w:b/>
          <w:sz w:val="30"/>
          <w:rPrChange w:id="0" w:author="Nguyen Anh Dung" w:date="2018-12-13T16:48:00Z">
            <w:rPr>
              <w:b/>
            </w:rPr>
          </w:rPrChange>
        </w:rPr>
      </w:pPr>
      <w:del w:id="1" w:author="Nguyen Anh Dung" w:date="2018-12-13T16:16:00Z">
        <w:r w:rsidRPr="00E93F7D" w:rsidDel="00A76763">
          <w:rPr>
            <w:rFonts w:cstheme="majorHAnsi"/>
            <w:b/>
            <w:sz w:val="30"/>
            <w:rPrChange w:id="2" w:author="Nguyen Anh Dung" w:date="2018-12-13T16:48:00Z">
              <w:rPr>
                <w:b/>
              </w:rPr>
            </w:rPrChange>
          </w:rPr>
          <w:delText>HỌP TIẾN ĐỘ HOÀN THIỆN PHẦN MỀM</w:delText>
        </w:r>
      </w:del>
      <w:ins w:id="3" w:author="Nguyen Anh Dung" w:date="2018-12-13T16:16:00Z">
        <w:r w:rsidR="00A76763" w:rsidRPr="00E93F7D">
          <w:rPr>
            <w:rFonts w:cstheme="majorHAnsi"/>
            <w:b/>
            <w:sz w:val="30"/>
            <w:rPrChange w:id="4" w:author="Nguyen Anh Dung" w:date="2018-12-13T16:48:00Z">
              <w:rPr>
                <w:b/>
              </w:rPr>
            </w:rPrChange>
          </w:rPr>
          <w:t>CHỈNH SỬA CỔNG TRAO ĐÔI THÔNG TIN HAI CHIỀU</w:t>
        </w:r>
      </w:ins>
    </w:p>
    <w:p w:rsidR="006A5041" w:rsidRPr="00E93F7D" w:rsidRDefault="00AD4E66" w:rsidP="006A5041">
      <w:pPr>
        <w:jc w:val="center"/>
        <w:rPr>
          <w:rFonts w:cstheme="majorHAnsi"/>
          <w:i/>
          <w:rPrChange w:id="5" w:author="Nguyen Anh Dung" w:date="2018-12-13T16:48:00Z">
            <w:rPr>
              <w:i/>
            </w:rPr>
          </w:rPrChange>
        </w:rPr>
      </w:pPr>
      <w:r w:rsidRPr="00E93F7D">
        <w:rPr>
          <w:rFonts w:cstheme="majorHAnsi"/>
          <w:i/>
          <w:rPrChange w:id="6" w:author="Nguyen Anh Dung" w:date="2018-12-13T16:48:00Z">
            <w:rPr>
              <w:i/>
            </w:rPr>
          </w:rPrChange>
        </w:rPr>
        <w:t xml:space="preserve">(Ngày </w:t>
      </w:r>
      <w:r w:rsidR="00235D38" w:rsidRPr="00E93F7D">
        <w:rPr>
          <w:rFonts w:cstheme="majorHAnsi"/>
          <w:i/>
          <w:rPrChange w:id="7" w:author="Nguyen Anh Dung" w:date="2018-12-13T16:48:00Z">
            <w:rPr>
              <w:i/>
            </w:rPr>
          </w:rPrChange>
        </w:rPr>
        <w:t>12</w:t>
      </w:r>
      <w:r w:rsidRPr="00E93F7D">
        <w:rPr>
          <w:rFonts w:cstheme="majorHAnsi"/>
          <w:i/>
          <w:rPrChange w:id="8" w:author="Nguyen Anh Dung" w:date="2018-12-13T16:48:00Z">
            <w:rPr>
              <w:i/>
            </w:rPr>
          </w:rPrChange>
        </w:rPr>
        <w:t>/1</w:t>
      </w:r>
      <w:r w:rsidR="00235D38" w:rsidRPr="00E93F7D">
        <w:rPr>
          <w:rFonts w:cstheme="majorHAnsi"/>
          <w:i/>
          <w:rPrChange w:id="9" w:author="Nguyen Anh Dung" w:date="2018-12-13T16:48:00Z">
            <w:rPr>
              <w:i/>
            </w:rPr>
          </w:rPrChange>
        </w:rPr>
        <w:t>2</w:t>
      </w:r>
      <w:r w:rsidRPr="00E93F7D">
        <w:rPr>
          <w:rFonts w:cstheme="majorHAnsi"/>
          <w:i/>
          <w:rPrChange w:id="10" w:author="Nguyen Anh Dung" w:date="2018-12-13T16:48:00Z">
            <w:rPr>
              <w:i/>
            </w:rPr>
          </w:rPrChange>
        </w:rPr>
        <w:t>/2018)</w:t>
      </w:r>
    </w:p>
    <w:p w:rsidR="0006526E" w:rsidRPr="00E93F7D" w:rsidRDefault="00105852" w:rsidP="00D31F5F">
      <w:pPr>
        <w:jc w:val="both"/>
        <w:rPr>
          <w:rFonts w:cstheme="majorHAnsi"/>
          <w:b/>
          <w:rPrChange w:id="11" w:author="Nguyen Anh Dung" w:date="2018-12-13T16:48:00Z">
            <w:rPr>
              <w:b/>
            </w:rPr>
          </w:rPrChange>
        </w:rPr>
      </w:pPr>
      <w:r w:rsidRPr="00E93F7D">
        <w:rPr>
          <w:rFonts w:cstheme="majorHAnsi"/>
          <w:b/>
          <w:rPrChange w:id="12" w:author="Nguyen Anh Dung" w:date="2018-12-13T16:48:00Z">
            <w:rPr>
              <w:b/>
            </w:rPr>
          </w:rPrChange>
        </w:rPr>
        <w:t>1. Quy trình tiếp nhận, xử lý và phản hồi Góp ý, phản ánh của người dân, doanh nghiệp</w:t>
      </w:r>
    </w:p>
    <w:p w:rsidR="00105852" w:rsidRPr="00E93F7D" w:rsidDel="000C0CA3" w:rsidRDefault="00105852" w:rsidP="00D31F5F">
      <w:pPr>
        <w:jc w:val="both"/>
        <w:rPr>
          <w:del w:id="13" w:author="Nguyen Anh Dung" w:date="2018-12-13T16:16:00Z"/>
          <w:rFonts w:cstheme="majorHAnsi"/>
          <w:rPrChange w:id="14" w:author="Nguyen Anh Dung" w:date="2018-12-13T16:48:00Z">
            <w:rPr>
              <w:del w:id="15" w:author="Nguyen Anh Dung" w:date="2018-12-13T16:16:00Z"/>
            </w:rPr>
          </w:rPrChange>
        </w:rPr>
      </w:pPr>
      <w:del w:id="16" w:author="Nguyen Anh Dung" w:date="2018-12-13T16:16:00Z">
        <w:r w:rsidRPr="00E93F7D" w:rsidDel="000C0CA3">
          <w:rPr>
            <w:rFonts w:cstheme="majorHAnsi"/>
            <w:rPrChange w:id="17" w:author="Nguyen Anh Dung" w:date="2018-12-13T16:48:00Z">
              <w:rPr/>
            </w:rPrChange>
          </w:rPr>
          <w:delText>- Trung tâm Thông tin và Dữ liệu môi trường là đầu mối tiếp nhận chuyển các Góp ý đến các Sở TNMT địa phương để xác minh, xử lý (không trình qua Tổng Cục trưởng</w:delText>
        </w:r>
        <w:r w:rsidR="00D44E2B" w:rsidRPr="00E93F7D" w:rsidDel="000C0CA3">
          <w:rPr>
            <w:rFonts w:cstheme="majorHAnsi"/>
            <w:rPrChange w:id="18" w:author="Nguyen Anh Dung" w:date="2018-12-13T16:48:00Z">
              <w:rPr/>
            </w:rPrChange>
          </w:rPr>
          <w:delText xml:space="preserve"> phân công</w:delText>
        </w:r>
        <w:r w:rsidRPr="00E93F7D" w:rsidDel="000C0CA3">
          <w:rPr>
            <w:rFonts w:cstheme="majorHAnsi"/>
            <w:rPrChange w:id="19" w:author="Nguyen Anh Dung" w:date="2018-12-13T16:48:00Z">
              <w:rPr/>
            </w:rPrChange>
          </w:rPr>
          <w:delText>).</w:delText>
        </w:r>
        <w:r w:rsidR="00D01CED" w:rsidRPr="00E93F7D" w:rsidDel="000C0CA3">
          <w:rPr>
            <w:rFonts w:cstheme="majorHAnsi"/>
            <w:rPrChange w:id="20" w:author="Nguyen Anh Dung" w:date="2018-12-13T16:48:00Z">
              <w:rPr/>
            </w:rPrChange>
          </w:rPr>
          <w:delText xml:space="preserve"> </w:delText>
        </w:r>
        <w:r w:rsidR="00D44E2B" w:rsidRPr="00E93F7D" w:rsidDel="000C0CA3">
          <w:rPr>
            <w:rFonts w:cstheme="majorHAnsi"/>
            <w:rPrChange w:id="21" w:author="Nguyen Anh Dung" w:date="2018-12-13T16:48:00Z">
              <w:rPr/>
            </w:rPrChange>
          </w:rPr>
          <w:delText>Trung tâm c</w:delText>
        </w:r>
        <w:r w:rsidR="00D01CED" w:rsidRPr="00E93F7D" w:rsidDel="000C0CA3">
          <w:rPr>
            <w:rFonts w:cstheme="majorHAnsi"/>
            <w:rPrChange w:id="22" w:author="Nguyen Anh Dung" w:date="2018-12-13T16:48:00Z">
              <w:rPr/>
            </w:rPrChange>
          </w:rPr>
          <w:delText>huyể</w:delText>
        </w:r>
        <w:r w:rsidR="0060139E" w:rsidRPr="00E93F7D" w:rsidDel="000C0CA3">
          <w:rPr>
            <w:rFonts w:cstheme="majorHAnsi"/>
            <w:rPrChange w:id="23" w:author="Nguyen Anh Dung" w:date="2018-12-13T16:48:00Z">
              <w:rPr/>
            </w:rPrChange>
          </w:rPr>
          <w:delText xml:space="preserve">n </w:delText>
        </w:r>
        <w:r w:rsidR="00D44E2B" w:rsidRPr="00E93F7D" w:rsidDel="000C0CA3">
          <w:rPr>
            <w:rFonts w:cstheme="majorHAnsi"/>
            <w:rPrChange w:id="24" w:author="Nguyen Anh Dung" w:date="2018-12-13T16:48:00Z">
              <w:rPr/>
            </w:rPrChange>
          </w:rPr>
          <w:delText>để xác minh đối</w:delText>
        </w:r>
        <w:r w:rsidR="0060139E" w:rsidRPr="00E93F7D" w:rsidDel="000C0CA3">
          <w:rPr>
            <w:rFonts w:cstheme="majorHAnsi"/>
            <w:rPrChange w:id="25" w:author="Nguyen Anh Dung" w:date="2018-12-13T16:48:00Z">
              <w:rPr/>
            </w:rPrChange>
          </w:rPr>
          <w:delText xml:space="preserve"> với Góp ý thuộc thẩm quyền TW</w:delText>
        </w:r>
        <w:r w:rsidR="00D44E2B" w:rsidRPr="00E93F7D" w:rsidDel="000C0CA3">
          <w:rPr>
            <w:rFonts w:cstheme="majorHAnsi"/>
            <w:rPrChange w:id="26" w:author="Nguyen Anh Dung" w:date="2018-12-13T16:48:00Z">
              <w:rPr/>
            </w:rPrChange>
          </w:rPr>
          <w:delText>, chuyển để</w:delText>
        </w:r>
        <w:r w:rsidR="0060139E" w:rsidRPr="00E93F7D" w:rsidDel="000C0CA3">
          <w:rPr>
            <w:rFonts w:cstheme="majorHAnsi"/>
            <w:rPrChange w:id="27" w:author="Nguyen Anh Dung" w:date="2018-12-13T16:48:00Z">
              <w:rPr/>
            </w:rPrChange>
          </w:rPr>
          <w:delText xml:space="preserve"> xác minh, xử lý, phản hồi</w:delText>
        </w:r>
        <w:r w:rsidR="00D44E2B" w:rsidRPr="00E93F7D" w:rsidDel="000C0CA3">
          <w:rPr>
            <w:rFonts w:cstheme="majorHAnsi"/>
            <w:rPrChange w:id="28" w:author="Nguyen Anh Dung" w:date="2018-12-13T16:48:00Z">
              <w:rPr/>
            </w:rPrChange>
          </w:rPr>
          <w:delText xml:space="preserve"> đối với</w:delText>
        </w:r>
        <w:r w:rsidR="0060139E" w:rsidRPr="00E93F7D" w:rsidDel="000C0CA3">
          <w:rPr>
            <w:rFonts w:cstheme="majorHAnsi"/>
            <w:rPrChange w:id="29" w:author="Nguyen Anh Dung" w:date="2018-12-13T16:48:00Z">
              <w:rPr/>
            </w:rPrChange>
          </w:rPr>
          <w:delText xml:space="preserve"> Góp ý thuộc thẩm quyền của địa phương (cán bộ quản trị chọn thẩm quyền của địa phương hoặc TW</w:delText>
        </w:r>
        <w:r w:rsidR="00D44E2B" w:rsidRPr="00E93F7D" w:rsidDel="000C0CA3">
          <w:rPr>
            <w:rFonts w:cstheme="majorHAnsi"/>
            <w:rPrChange w:id="30" w:author="Nguyen Anh Dung" w:date="2018-12-13T16:48:00Z">
              <w:rPr/>
            </w:rPrChange>
          </w:rPr>
          <w:delText xml:space="preserve"> trên phần mềm</w:delText>
        </w:r>
        <w:r w:rsidR="0060139E" w:rsidRPr="00E93F7D" w:rsidDel="000C0CA3">
          <w:rPr>
            <w:rFonts w:cstheme="majorHAnsi"/>
            <w:rPrChange w:id="31" w:author="Nguyen Anh Dung" w:date="2018-12-13T16:48:00Z">
              <w:rPr/>
            </w:rPrChange>
          </w:rPr>
          <w:delText>)</w:delText>
        </w:r>
        <w:r w:rsidR="000E27BB" w:rsidRPr="00E93F7D" w:rsidDel="000C0CA3">
          <w:rPr>
            <w:rFonts w:cstheme="majorHAnsi"/>
            <w:rPrChange w:id="32" w:author="Nguyen Anh Dung" w:date="2018-12-13T16:48:00Z">
              <w:rPr/>
            </w:rPrChange>
          </w:rPr>
          <w:delText>.</w:delText>
        </w:r>
        <w:r w:rsidR="0060139E" w:rsidRPr="00E93F7D" w:rsidDel="000C0CA3">
          <w:rPr>
            <w:rFonts w:cstheme="majorHAnsi"/>
            <w:rPrChange w:id="33" w:author="Nguyen Anh Dung" w:date="2018-12-13T16:48:00Z">
              <w:rPr/>
            </w:rPrChange>
          </w:rPr>
          <w:delText xml:space="preserve"> </w:delText>
        </w:r>
      </w:del>
    </w:p>
    <w:p w:rsidR="00105852" w:rsidRPr="00E93F7D" w:rsidDel="000C0CA3" w:rsidRDefault="00D01CED" w:rsidP="00D31F5F">
      <w:pPr>
        <w:jc w:val="both"/>
        <w:rPr>
          <w:del w:id="34" w:author="Nguyen Anh Dung" w:date="2018-12-13T16:16:00Z"/>
          <w:rFonts w:cstheme="majorHAnsi"/>
          <w:rPrChange w:id="35" w:author="Nguyen Anh Dung" w:date="2018-12-13T16:48:00Z">
            <w:rPr>
              <w:del w:id="36" w:author="Nguyen Anh Dung" w:date="2018-12-13T16:16:00Z"/>
            </w:rPr>
          </w:rPrChange>
        </w:rPr>
      </w:pPr>
      <w:del w:id="37" w:author="Nguyen Anh Dung" w:date="2018-12-13T16:16:00Z">
        <w:r w:rsidRPr="00E93F7D" w:rsidDel="000C0CA3">
          <w:rPr>
            <w:rFonts w:cstheme="majorHAnsi"/>
            <w:rPrChange w:id="38" w:author="Nguyen Anh Dung" w:date="2018-12-13T16:48:00Z">
              <w:rPr/>
            </w:rPrChange>
          </w:rPr>
          <w:delText>- Tại Sở TNMT các tỉnh, thành phố</w:delText>
        </w:r>
      </w:del>
    </w:p>
    <w:p w:rsidR="00D01CED" w:rsidRPr="00E93F7D" w:rsidDel="000C0CA3" w:rsidRDefault="00D01CED" w:rsidP="00D31F5F">
      <w:pPr>
        <w:jc w:val="both"/>
        <w:rPr>
          <w:del w:id="39" w:author="Nguyen Anh Dung" w:date="2018-12-13T16:16:00Z"/>
          <w:rFonts w:cstheme="majorHAnsi"/>
          <w:rPrChange w:id="40" w:author="Nguyen Anh Dung" w:date="2018-12-13T16:48:00Z">
            <w:rPr>
              <w:del w:id="41" w:author="Nguyen Anh Dung" w:date="2018-12-13T16:16:00Z"/>
            </w:rPr>
          </w:rPrChange>
        </w:rPr>
      </w:pPr>
      <w:del w:id="42" w:author="Nguyen Anh Dung" w:date="2018-12-13T16:16:00Z">
        <w:r w:rsidRPr="00E93F7D" w:rsidDel="000C0CA3">
          <w:rPr>
            <w:rFonts w:cstheme="majorHAnsi"/>
            <w:rPrChange w:id="43" w:author="Nguyen Anh Dung" w:date="2018-12-13T16:48:00Z">
              <w:rPr/>
            </w:rPrChange>
          </w:rPr>
          <w:delText>+ Nếu thuộc thẩm quyền giải quyết của địa phương, Sở TNMT sẽ xác minh, xử lý và công bố thông tin trên WEB</w:delText>
        </w:r>
        <w:r w:rsidR="00D44E2B" w:rsidRPr="00E93F7D" w:rsidDel="000C0CA3">
          <w:rPr>
            <w:rFonts w:cstheme="majorHAnsi"/>
            <w:rPrChange w:id="44" w:author="Nguyen Anh Dung" w:date="2018-12-13T16:48:00Z">
              <w:rPr/>
            </w:rPrChange>
          </w:rPr>
          <w:delText>.</w:delText>
        </w:r>
      </w:del>
    </w:p>
    <w:p w:rsidR="00D01CED" w:rsidRPr="00E93F7D" w:rsidDel="000C0CA3" w:rsidRDefault="00D01CED" w:rsidP="00D31F5F">
      <w:pPr>
        <w:jc w:val="both"/>
        <w:rPr>
          <w:del w:id="45" w:author="Nguyen Anh Dung" w:date="2018-12-13T16:16:00Z"/>
          <w:rFonts w:cstheme="majorHAnsi"/>
          <w:rPrChange w:id="46" w:author="Nguyen Anh Dung" w:date="2018-12-13T16:48:00Z">
            <w:rPr>
              <w:del w:id="47" w:author="Nguyen Anh Dung" w:date="2018-12-13T16:16:00Z"/>
            </w:rPr>
          </w:rPrChange>
        </w:rPr>
      </w:pPr>
      <w:del w:id="48" w:author="Nguyen Anh Dung" w:date="2018-12-13T16:16:00Z">
        <w:r w:rsidRPr="00E93F7D" w:rsidDel="000C0CA3">
          <w:rPr>
            <w:rFonts w:cstheme="majorHAnsi"/>
            <w:rPrChange w:id="49" w:author="Nguyen Anh Dung" w:date="2018-12-13T16:48:00Z">
              <w:rPr/>
            </w:rPrChange>
          </w:rPr>
          <w:delText>+ Nếu thuộc thẩm quyền của Trung ương – Bộ Tài nguyên và môi trường</w:delText>
        </w:r>
        <w:r w:rsidR="00D44E2B" w:rsidRPr="00E93F7D" w:rsidDel="000C0CA3">
          <w:rPr>
            <w:rFonts w:cstheme="majorHAnsi"/>
            <w:rPrChange w:id="50" w:author="Nguyen Anh Dung" w:date="2018-12-13T16:48:00Z">
              <w:rPr/>
            </w:rPrChange>
          </w:rPr>
          <w:delText xml:space="preserve"> Tổng cục Môi trường thì</w:delText>
        </w:r>
        <w:r w:rsidRPr="00E93F7D" w:rsidDel="000C0CA3">
          <w:rPr>
            <w:rFonts w:cstheme="majorHAnsi"/>
            <w:rPrChange w:id="51" w:author="Nguyen Anh Dung" w:date="2018-12-13T16:48:00Z">
              <w:rPr/>
            </w:rPrChange>
          </w:rPr>
          <w:delText xml:space="preserve"> </w:delText>
        </w:r>
        <w:r w:rsidR="0060139E" w:rsidRPr="00E93F7D" w:rsidDel="000C0CA3">
          <w:rPr>
            <w:rFonts w:cstheme="majorHAnsi"/>
            <w:rPrChange w:id="52" w:author="Nguyen Anh Dung" w:date="2018-12-13T16:48:00Z">
              <w:rPr/>
            </w:rPrChange>
          </w:rPr>
          <w:delText>Sở TNMT sẽ gửi thông tin xác minh</w:delText>
        </w:r>
        <w:r w:rsidR="00D44E2B" w:rsidRPr="00E93F7D" w:rsidDel="000C0CA3">
          <w:rPr>
            <w:rFonts w:cstheme="majorHAnsi"/>
            <w:rPrChange w:id="53" w:author="Nguyen Anh Dung" w:date="2018-12-13T16:48:00Z">
              <w:rPr/>
            </w:rPrChange>
          </w:rPr>
          <w:delText xml:space="preserve"> sự việc</w:delText>
        </w:r>
        <w:r w:rsidR="0060139E" w:rsidRPr="00E93F7D" w:rsidDel="000C0CA3">
          <w:rPr>
            <w:rFonts w:cstheme="majorHAnsi"/>
            <w:rPrChange w:id="54" w:author="Nguyen Anh Dung" w:date="2018-12-13T16:48:00Z">
              <w:rPr/>
            </w:rPrChange>
          </w:rPr>
          <w:delText xml:space="preserve"> cho Tổng cục Môi trường</w:delText>
        </w:r>
        <w:r w:rsidR="00D44E2B" w:rsidRPr="00E93F7D" w:rsidDel="000C0CA3">
          <w:rPr>
            <w:rFonts w:cstheme="majorHAnsi"/>
            <w:rPrChange w:id="55" w:author="Nguyen Anh Dung" w:date="2018-12-13T16:48:00Z">
              <w:rPr/>
            </w:rPrChange>
          </w:rPr>
          <w:delText xml:space="preserve"> để xử lý theo quy định.</w:delText>
        </w:r>
      </w:del>
    </w:p>
    <w:p w:rsidR="0060139E" w:rsidRPr="00E93F7D" w:rsidDel="000C0CA3" w:rsidRDefault="005536C0" w:rsidP="00D31F5F">
      <w:pPr>
        <w:jc w:val="both"/>
        <w:rPr>
          <w:del w:id="56" w:author="Nguyen Anh Dung" w:date="2018-12-13T16:16:00Z"/>
          <w:rFonts w:cstheme="majorHAnsi"/>
          <w:b/>
          <w:i/>
          <w:rPrChange w:id="57" w:author="Nguyen Anh Dung" w:date="2018-12-13T16:48:00Z">
            <w:rPr>
              <w:del w:id="58" w:author="Nguyen Anh Dung" w:date="2018-12-13T16:16:00Z"/>
              <w:b/>
              <w:i/>
            </w:rPr>
          </w:rPrChange>
        </w:rPr>
      </w:pPr>
      <w:del w:id="59" w:author="Nguyen Anh Dung" w:date="2018-12-13T16:16:00Z">
        <w:r w:rsidRPr="00E93F7D" w:rsidDel="000C0CA3">
          <w:rPr>
            <w:rFonts w:cstheme="majorHAnsi"/>
            <w:b/>
            <w:i/>
            <w:rPrChange w:id="60" w:author="Nguyen Anh Dung" w:date="2018-12-13T16:48:00Z">
              <w:rPr>
                <w:b/>
                <w:i/>
              </w:rPr>
            </w:rPrChange>
          </w:rPr>
          <w:delText>(</w:delText>
        </w:r>
        <w:r w:rsidR="0060139E" w:rsidRPr="00E93F7D" w:rsidDel="000C0CA3">
          <w:rPr>
            <w:rFonts w:cstheme="majorHAnsi"/>
            <w:b/>
            <w:i/>
            <w:rPrChange w:id="61" w:author="Nguyen Anh Dung" w:date="2018-12-13T16:48:00Z">
              <w:rPr>
                <w:b/>
                <w:i/>
              </w:rPr>
            </w:rPrChange>
          </w:rPr>
          <w:delText>Trung tâm TTDLMT là đơn vị đầu mối tổng hợp thông tin phản hồi từ các Sở TNMT để đăng tải trên Web</w:delText>
        </w:r>
        <w:r w:rsidRPr="00E93F7D" w:rsidDel="000C0CA3">
          <w:rPr>
            <w:rFonts w:cstheme="majorHAnsi"/>
            <w:b/>
            <w:i/>
            <w:rPrChange w:id="62" w:author="Nguyen Anh Dung" w:date="2018-12-13T16:48:00Z">
              <w:rPr>
                <w:b/>
                <w:i/>
              </w:rPr>
            </w:rPrChange>
          </w:rPr>
          <w:delText>)</w:delText>
        </w:r>
      </w:del>
    </w:p>
    <w:p w:rsidR="005536C0" w:rsidRPr="00E93F7D" w:rsidDel="000C0CA3" w:rsidRDefault="005536C0" w:rsidP="00D31F5F">
      <w:pPr>
        <w:jc w:val="both"/>
        <w:rPr>
          <w:del w:id="63" w:author="Nguyen Anh Dung" w:date="2018-12-13T16:16:00Z"/>
          <w:rFonts w:cstheme="majorHAnsi"/>
          <w:rPrChange w:id="64" w:author="Nguyen Anh Dung" w:date="2018-12-13T16:48:00Z">
            <w:rPr>
              <w:del w:id="65" w:author="Nguyen Anh Dung" w:date="2018-12-13T16:16:00Z"/>
            </w:rPr>
          </w:rPrChange>
        </w:rPr>
      </w:pPr>
      <w:del w:id="66" w:author="Nguyen Anh Dung" w:date="2018-12-13T16:16:00Z">
        <w:r w:rsidRPr="00E93F7D" w:rsidDel="000C0CA3">
          <w:rPr>
            <w:rFonts w:cstheme="majorHAnsi"/>
            <w:rPrChange w:id="67" w:author="Nguyen Anh Dung" w:date="2018-12-13T16:48:00Z">
              <w:rPr/>
            </w:rPrChange>
          </w:rPr>
          <w:delText>- Tại Tổng cục Môi trường</w:delText>
        </w:r>
      </w:del>
    </w:p>
    <w:p w:rsidR="005536C0" w:rsidRPr="00E93F7D" w:rsidDel="000C0CA3" w:rsidRDefault="005536C0" w:rsidP="00D31F5F">
      <w:pPr>
        <w:jc w:val="both"/>
        <w:rPr>
          <w:del w:id="68" w:author="Nguyen Anh Dung" w:date="2018-12-13T16:16:00Z"/>
          <w:rFonts w:cstheme="majorHAnsi"/>
          <w:rPrChange w:id="69" w:author="Nguyen Anh Dung" w:date="2018-12-13T16:48:00Z">
            <w:rPr>
              <w:del w:id="70" w:author="Nguyen Anh Dung" w:date="2018-12-13T16:16:00Z"/>
            </w:rPr>
          </w:rPrChange>
        </w:rPr>
      </w:pPr>
      <w:del w:id="71" w:author="Nguyen Anh Dung" w:date="2018-12-13T16:16:00Z">
        <w:r w:rsidRPr="00E93F7D" w:rsidDel="000C0CA3">
          <w:rPr>
            <w:rFonts w:cstheme="majorHAnsi"/>
            <w:rPrChange w:id="72" w:author="Nguyen Anh Dung" w:date="2018-12-13T16:48:00Z">
              <w:rPr/>
            </w:rPrChange>
          </w:rPr>
          <w:delText>Phân công cho các đơn vị trong Tổng cục Môi trường theo chức năng, nhiệm vụ</w:delText>
        </w:r>
        <w:r w:rsidR="00D31F5F" w:rsidRPr="00E93F7D" w:rsidDel="000C0CA3">
          <w:rPr>
            <w:rFonts w:cstheme="majorHAnsi"/>
            <w:rPrChange w:id="73" w:author="Nguyen Anh Dung" w:date="2018-12-13T16:48:00Z">
              <w:rPr/>
            </w:rPrChange>
          </w:rPr>
          <w:delText>.</w:delText>
        </w:r>
      </w:del>
    </w:p>
    <w:p w:rsidR="005536C0" w:rsidRPr="00E93F7D" w:rsidDel="000C0CA3" w:rsidRDefault="005536C0" w:rsidP="00D31F5F">
      <w:pPr>
        <w:jc w:val="both"/>
        <w:rPr>
          <w:del w:id="74" w:author="Nguyen Anh Dung" w:date="2018-12-13T16:16:00Z"/>
          <w:rFonts w:cstheme="majorHAnsi"/>
          <w:rPrChange w:id="75" w:author="Nguyen Anh Dung" w:date="2018-12-13T16:48:00Z">
            <w:rPr>
              <w:del w:id="76" w:author="Nguyen Anh Dung" w:date="2018-12-13T16:16:00Z"/>
            </w:rPr>
          </w:rPrChange>
        </w:rPr>
      </w:pPr>
      <w:del w:id="77" w:author="Nguyen Anh Dung" w:date="2018-12-13T16:16:00Z">
        <w:r w:rsidRPr="00E93F7D" w:rsidDel="000C0CA3">
          <w:rPr>
            <w:rFonts w:cstheme="majorHAnsi"/>
            <w:rPrChange w:id="78" w:author="Nguyen Anh Dung" w:date="2018-12-13T16:48:00Z">
              <w:rPr/>
            </w:rPrChange>
          </w:rPr>
          <w:delText>+ Đối với Thông tin về ô nhiễm môi trường, thực hiện theo quy trình ban hành theo quyết định số 493/TCMT</w:delText>
        </w:r>
        <w:r w:rsidR="00C06200" w:rsidRPr="00E93F7D" w:rsidDel="000C0CA3">
          <w:rPr>
            <w:rFonts w:cstheme="majorHAnsi"/>
            <w:rPrChange w:id="79" w:author="Nguyen Anh Dung" w:date="2018-12-13T16:48:00Z">
              <w:rPr/>
            </w:rPrChange>
          </w:rPr>
          <w:delText>.</w:delText>
        </w:r>
      </w:del>
    </w:p>
    <w:p w:rsidR="005536C0" w:rsidRPr="00E93F7D" w:rsidDel="000C0CA3" w:rsidRDefault="005536C0" w:rsidP="00D31F5F">
      <w:pPr>
        <w:jc w:val="both"/>
        <w:rPr>
          <w:del w:id="80" w:author="Nguyen Anh Dung" w:date="2018-12-13T16:16:00Z"/>
          <w:rFonts w:cstheme="majorHAnsi"/>
          <w:rPrChange w:id="81" w:author="Nguyen Anh Dung" w:date="2018-12-13T16:48:00Z">
            <w:rPr>
              <w:del w:id="82" w:author="Nguyen Anh Dung" w:date="2018-12-13T16:16:00Z"/>
            </w:rPr>
          </w:rPrChange>
        </w:rPr>
      </w:pPr>
      <w:del w:id="83" w:author="Nguyen Anh Dung" w:date="2018-12-13T16:16:00Z">
        <w:r w:rsidRPr="00E93F7D" w:rsidDel="000C0CA3">
          <w:rPr>
            <w:rFonts w:cstheme="majorHAnsi"/>
            <w:rPrChange w:id="84" w:author="Nguyen Anh Dung" w:date="2018-12-13T16:48:00Z">
              <w:rPr/>
            </w:rPrChange>
          </w:rPr>
          <w:delText>+ Đối với Góp ý về Cơ chế, chính sách về môi trường, Vụ chính sách, pháp chế và Thanh tra là đầu mối xử lý, phản hồi</w:delText>
        </w:r>
        <w:r w:rsidR="00D44E2B" w:rsidRPr="00E93F7D" w:rsidDel="000C0CA3">
          <w:rPr>
            <w:rFonts w:cstheme="majorHAnsi"/>
            <w:rPrChange w:id="85" w:author="Nguyen Anh Dung" w:date="2018-12-13T16:48:00Z">
              <w:rPr/>
            </w:rPrChange>
          </w:rPr>
          <w:delText>.</w:delText>
        </w:r>
      </w:del>
    </w:p>
    <w:p w:rsidR="005536C0" w:rsidRPr="00E93F7D" w:rsidDel="000C0CA3" w:rsidRDefault="005536C0" w:rsidP="00D31F5F">
      <w:pPr>
        <w:jc w:val="both"/>
        <w:rPr>
          <w:del w:id="86" w:author="Nguyen Anh Dung" w:date="2018-12-13T16:16:00Z"/>
          <w:rFonts w:cstheme="majorHAnsi"/>
          <w:rPrChange w:id="87" w:author="Nguyen Anh Dung" w:date="2018-12-13T16:48:00Z">
            <w:rPr>
              <w:del w:id="88" w:author="Nguyen Anh Dung" w:date="2018-12-13T16:16:00Z"/>
            </w:rPr>
          </w:rPrChange>
        </w:rPr>
      </w:pPr>
      <w:del w:id="89" w:author="Nguyen Anh Dung" w:date="2018-12-13T16:16:00Z">
        <w:r w:rsidRPr="00E93F7D" w:rsidDel="000C0CA3">
          <w:rPr>
            <w:rFonts w:cstheme="majorHAnsi"/>
            <w:rPrChange w:id="90" w:author="Nguyen Anh Dung" w:date="2018-12-13T16:48:00Z">
              <w:rPr/>
            </w:rPrChange>
          </w:rPr>
          <w:delText>+ Đối với Góp ý về Giải pháp, sáng kiến về môi trường, Trung tâm TTDLMT là đầu mối xử lý, phản hồi</w:delText>
        </w:r>
        <w:r w:rsidR="00D44E2B" w:rsidRPr="00E93F7D" w:rsidDel="000C0CA3">
          <w:rPr>
            <w:rFonts w:cstheme="majorHAnsi"/>
            <w:rPrChange w:id="91" w:author="Nguyen Anh Dung" w:date="2018-12-13T16:48:00Z">
              <w:rPr/>
            </w:rPrChange>
          </w:rPr>
          <w:delText>.</w:delText>
        </w:r>
      </w:del>
    </w:p>
    <w:p w:rsidR="00C06200" w:rsidRPr="00E93F7D" w:rsidDel="000C0CA3" w:rsidRDefault="00D44E2B" w:rsidP="00D31F5F">
      <w:pPr>
        <w:jc w:val="both"/>
        <w:rPr>
          <w:del w:id="92" w:author="Nguyen Anh Dung" w:date="2018-12-13T16:16:00Z"/>
          <w:rFonts w:cstheme="majorHAnsi"/>
          <w:b/>
          <w:i/>
          <w:rPrChange w:id="93" w:author="Nguyen Anh Dung" w:date="2018-12-13T16:48:00Z">
            <w:rPr>
              <w:del w:id="94" w:author="Nguyen Anh Dung" w:date="2018-12-13T16:16:00Z"/>
              <w:b/>
              <w:i/>
            </w:rPr>
          </w:rPrChange>
        </w:rPr>
      </w:pPr>
      <w:del w:id="95" w:author="Nguyen Anh Dung" w:date="2018-12-13T16:16:00Z">
        <w:r w:rsidRPr="00E93F7D" w:rsidDel="000C0CA3">
          <w:rPr>
            <w:rFonts w:cstheme="majorHAnsi"/>
            <w:b/>
            <w:i/>
            <w:rPrChange w:id="96" w:author="Nguyen Anh Dung" w:date="2018-12-13T16:48:00Z">
              <w:rPr>
                <w:b/>
                <w:i/>
              </w:rPr>
            </w:rPrChange>
          </w:rPr>
          <w:delText>(</w:delText>
        </w:r>
        <w:r w:rsidR="00C06200" w:rsidRPr="00E93F7D" w:rsidDel="000C0CA3">
          <w:rPr>
            <w:rFonts w:cstheme="majorHAnsi"/>
            <w:b/>
            <w:i/>
            <w:rPrChange w:id="97" w:author="Nguyen Anh Dung" w:date="2018-12-13T16:48:00Z">
              <w:rPr>
                <w:b/>
                <w:i/>
              </w:rPr>
            </w:rPrChange>
          </w:rPr>
          <w:delText>Trung tâm TTDLMT</w:delText>
        </w:r>
        <w:r w:rsidRPr="00E93F7D" w:rsidDel="000C0CA3">
          <w:rPr>
            <w:rFonts w:cstheme="majorHAnsi"/>
            <w:b/>
            <w:i/>
            <w:rPrChange w:id="98" w:author="Nguyen Anh Dung" w:date="2018-12-13T16:48:00Z">
              <w:rPr>
                <w:b/>
                <w:i/>
              </w:rPr>
            </w:rPrChange>
          </w:rPr>
          <w:delText xml:space="preserve"> sẽ tổng hợp phản hồi từ các đơn vị để</w:delText>
        </w:r>
        <w:r w:rsidR="00C06200" w:rsidRPr="00E93F7D" w:rsidDel="000C0CA3">
          <w:rPr>
            <w:rFonts w:cstheme="majorHAnsi"/>
            <w:b/>
            <w:i/>
            <w:rPrChange w:id="99" w:author="Nguyen Anh Dung" w:date="2018-12-13T16:48:00Z">
              <w:rPr>
                <w:b/>
                <w:i/>
              </w:rPr>
            </w:rPrChange>
          </w:rPr>
          <w:delText xml:space="preserve"> đăng tải trên WEB</w:delText>
        </w:r>
        <w:r w:rsidRPr="00E93F7D" w:rsidDel="000C0CA3">
          <w:rPr>
            <w:rFonts w:cstheme="majorHAnsi"/>
            <w:b/>
            <w:i/>
            <w:rPrChange w:id="100" w:author="Nguyen Anh Dung" w:date="2018-12-13T16:48:00Z">
              <w:rPr>
                <w:b/>
                <w:i/>
              </w:rPr>
            </w:rPrChange>
          </w:rPr>
          <w:delText>)</w:delText>
        </w:r>
      </w:del>
    </w:p>
    <w:p w:rsidR="002A4E19" w:rsidRPr="00E93F7D" w:rsidRDefault="00C06200" w:rsidP="002A4E19">
      <w:pPr>
        <w:jc w:val="both"/>
        <w:rPr>
          <w:ins w:id="101" w:author="Nguyen Anh Dung" w:date="2018-12-12T18:24:00Z"/>
          <w:rFonts w:cstheme="majorHAnsi"/>
          <w:b/>
          <w:i/>
          <w:rPrChange w:id="102" w:author="Nguyen Anh Dung" w:date="2018-12-13T16:48:00Z">
            <w:rPr>
              <w:ins w:id="103" w:author="Nguyen Anh Dung" w:date="2018-12-12T18:24:00Z"/>
              <w:b/>
              <w:i/>
            </w:rPr>
          </w:rPrChange>
        </w:rPr>
      </w:pPr>
      <w:del w:id="104" w:author="Nguyen Anh Dung" w:date="2018-12-13T16:16:00Z">
        <w:r w:rsidRPr="00E93F7D" w:rsidDel="000C0CA3">
          <w:rPr>
            <w:rFonts w:cstheme="majorHAnsi"/>
            <w:rPrChange w:id="105" w:author="Nguyen Anh Dung" w:date="2018-12-13T16:48:00Z">
              <w:rPr/>
            </w:rPrChange>
          </w:rPr>
          <w:delText>- Trung tâm TTDLMT theo dõi, thống kê, báo cáo việc tiếp nhận, xác minh, xử lý của các đơn vị</w:delText>
        </w:r>
        <w:r w:rsidR="00235D38" w:rsidRPr="00E93F7D" w:rsidDel="000C0CA3">
          <w:rPr>
            <w:rFonts w:cstheme="majorHAnsi"/>
            <w:rPrChange w:id="106" w:author="Nguyen Anh Dung" w:date="2018-12-13T16:48:00Z">
              <w:rPr/>
            </w:rPrChange>
          </w:rPr>
          <w:delText>.</w:delText>
        </w:r>
      </w:del>
      <w:ins w:id="107" w:author="Nguyen Anh Dung" w:date="2018-12-12T18:24:00Z">
        <w:r w:rsidR="002A4E19" w:rsidRPr="00E93F7D">
          <w:rPr>
            <w:rFonts w:cstheme="majorHAnsi"/>
            <w:b/>
            <w:i/>
            <w:rPrChange w:id="108" w:author="Nguyen Anh Dung" w:date="2018-12-13T16:48:00Z">
              <w:rPr>
                <w:b/>
                <w:i/>
              </w:rPr>
            </w:rPrChange>
          </w:rPr>
          <w:t>Tab Góp ý, phản ánh: Tham khảo trang Nguoidan.chinhphu..vn đối với TAB GÓP Ý, PHẢ</w:t>
        </w:r>
        <w:r w:rsidR="00910F0D" w:rsidRPr="00E93F7D">
          <w:rPr>
            <w:rFonts w:cstheme="majorHAnsi"/>
            <w:b/>
            <w:i/>
            <w:rPrChange w:id="109" w:author="Nguyen Anh Dung" w:date="2018-12-13T16:48:00Z">
              <w:rPr>
                <w:b/>
                <w:i/>
                <w:color w:val="FF0000"/>
              </w:rPr>
            </w:rPrChange>
          </w:rPr>
          <w:t>N ÁNH</w:t>
        </w:r>
      </w:ins>
    </w:p>
    <w:p w:rsidR="00A130DD" w:rsidRPr="00E93F7D" w:rsidDel="00096334" w:rsidRDefault="00A130DD" w:rsidP="002A4E19">
      <w:pPr>
        <w:jc w:val="both"/>
        <w:rPr>
          <w:ins w:id="110" w:author="Nguyen Anh Dung" w:date="2018-12-13T08:41:00Z"/>
          <w:del w:id="111" w:author="Trần Đức Dũng" w:date="2018-12-17T13:31:00Z"/>
          <w:rFonts w:cstheme="majorHAnsi"/>
          <w:rPrChange w:id="112" w:author="Nguyen Anh Dung" w:date="2018-12-13T16:48:00Z">
            <w:rPr>
              <w:ins w:id="113" w:author="Nguyen Anh Dung" w:date="2018-12-13T08:41:00Z"/>
              <w:del w:id="114" w:author="Trần Đức Dũng" w:date="2018-12-17T13:31:00Z"/>
              <w:color w:val="FF0000"/>
            </w:rPr>
          </w:rPrChange>
        </w:rPr>
      </w:pPr>
      <w:ins w:id="115" w:author="Nguyen Anh Dung" w:date="2018-12-13T08:41:00Z">
        <w:r w:rsidRPr="00E93F7D">
          <w:rPr>
            <w:rFonts w:cstheme="majorHAnsi"/>
            <w:rPrChange w:id="116" w:author="Nguyen Anh Dung" w:date="2018-12-13T16:48:00Z">
              <w:rPr>
                <w:color w:val="FF0000"/>
              </w:rPr>
            </w:rPrChange>
          </w:rPr>
          <w:t>- Ô Địa chỉ và Địa chỉ Email cho cùng một dòng</w:t>
        </w:r>
      </w:ins>
    </w:p>
    <w:p w:rsidR="00C80E76" w:rsidRPr="00E93F7D" w:rsidDel="00AF772F" w:rsidRDefault="00C80E76">
      <w:pPr>
        <w:jc w:val="both"/>
        <w:rPr>
          <w:ins w:id="117" w:author="My PC" w:date="2018-12-13T00:05:00Z"/>
          <w:rFonts w:cstheme="majorHAnsi"/>
          <w:rPrChange w:id="118" w:author="Nguyen Anh Dung" w:date="2018-12-13T16:48:00Z">
            <w:rPr>
              <w:ins w:id="119" w:author="My PC" w:date="2018-12-13T00:05:00Z"/>
              <w:color w:val="FF0000"/>
            </w:rPr>
          </w:rPrChange>
        </w:rPr>
      </w:pPr>
      <w:moveFromRangeStart w:id="120" w:author="Nguyen Anh Dung" w:date="2018-12-13T08:58:00Z" w:name="move532454865"/>
      <w:moveFrom w:id="121" w:author="Nguyen Anh Dung" w:date="2018-12-13T08:58:00Z">
        <w:ins w:id="122" w:author="My PC" w:date="2018-12-13T00:05:00Z">
          <w:r w:rsidRPr="00E93F7D" w:rsidDel="00AF772F">
            <w:rPr>
              <w:rFonts w:cstheme="majorHAnsi"/>
              <w:rPrChange w:id="123" w:author="Nguyen Anh Dung" w:date="2018-12-13T16:48:00Z">
                <w:rPr>
                  <w:color w:val="FF0000"/>
                </w:rPr>
              </w:rPrChange>
            </w:rPr>
            <w:t xml:space="preserve">-Thay từ “Phân công” </w:t>
          </w:r>
        </w:ins>
        <w:ins w:id="124" w:author="My PC" w:date="2018-12-13T00:27:00Z">
          <w:r w:rsidR="0068471B" w:rsidRPr="00E93F7D" w:rsidDel="00AF772F">
            <w:rPr>
              <w:rFonts w:cstheme="majorHAnsi"/>
              <w:rPrChange w:id="125" w:author="Nguyen Anh Dung" w:date="2018-12-13T16:48:00Z">
                <w:rPr>
                  <w:color w:val="FF0000"/>
                </w:rPr>
              </w:rPrChange>
            </w:rPr>
            <w:t>bằng</w:t>
          </w:r>
        </w:ins>
        <w:ins w:id="126" w:author="My PC" w:date="2018-12-13T00:30:00Z">
          <w:r w:rsidR="0068471B" w:rsidRPr="00E93F7D" w:rsidDel="00AF772F">
            <w:rPr>
              <w:rFonts w:cstheme="majorHAnsi"/>
              <w:rPrChange w:id="127" w:author="Nguyen Anh Dung" w:date="2018-12-13T16:48:00Z">
                <w:rPr>
                  <w:color w:val="FF0000"/>
                </w:rPr>
              </w:rPrChange>
            </w:rPr>
            <w:t xml:space="preserve"> “Chuyển”</w:t>
          </w:r>
        </w:ins>
      </w:moveFrom>
    </w:p>
    <w:moveFromRangeEnd w:id="120"/>
    <w:p w:rsidR="002A4E19" w:rsidRPr="00E93F7D" w:rsidRDefault="002A4E19" w:rsidP="002A4E19">
      <w:pPr>
        <w:jc w:val="both"/>
        <w:rPr>
          <w:ins w:id="128" w:author="Nguyen Anh Dung" w:date="2018-12-12T18:24:00Z"/>
          <w:rFonts w:cstheme="majorHAnsi"/>
          <w:rPrChange w:id="129" w:author="Nguyen Anh Dung" w:date="2018-12-13T16:48:00Z">
            <w:rPr>
              <w:ins w:id="130" w:author="Nguyen Anh Dung" w:date="2018-12-12T18:24:00Z"/>
            </w:rPr>
          </w:rPrChange>
        </w:rPr>
      </w:pPr>
      <w:ins w:id="131" w:author="Nguyen Anh Dung" w:date="2018-12-12T18:24:00Z">
        <w:r w:rsidRPr="00E93F7D">
          <w:rPr>
            <w:rFonts w:cstheme="majorHAnsi"/>
            <w:rPrChange w:id="132" w:author="Nguyen Anh Dung" w:date="2018-12-13T16:48:00Z">
              <w:rPr/>
            </w:rPrChange>
          </w:rPr>
          <w:t xml:space="preserve">Đưa </w:t>
        </w:r>
        <w:del w:id="133" w:author="My PC" w:date="2018-12-12T23:58:00Z">
          <w:r w:rsidRPr="00E93F7D" w:rsidDel="004F11A4">
            <w:rPr>
              <w:rFonts w:cstheme="majorHAnsi"/>
              <w:rPrChange w:id="134" w:author="Nguyen Anh Dung" w:date="2018-12-13T16:48:00Z">
                <w:rPr/>
              </w:rPrChange>
            </w:rPr>
            <w:delText xml:space="preserve">thông tin </w:delText>
          </w:r>
        </w:del>
        <w:r w:rsidRPr="00E93F7D">
          <w:rPr>
            <w:rFonts w:cstheme="majorHAnsi"/>
            <w:rPrChange w:id="135" w:author="Nguyen Anh Dung" w:date="2018-12-13T16:48:00Z">
              <w:rPr/>
            </w:rPrChange>
          </w:rPr>
          <w:t>nội dung</w:t>
        </w:r>
      </w:ins>
      <w:ins w:id="136" w:author="My PC" w:date="2018-12-12T23:58:00Z">
        <w:r w:rsidR="004F11A4" w:rsidRPr="00E93F7D">
          <w:rPr>
            <w:rFonts w:cstheme="majorHAnsi"/>
            <w:rPrChange w:id="137" w:author="Nguyen Anh Dung" w:date="2018-12-13T16:48:00Z">
              <w:rPr>
                <w:color w:val="FF0000"/>
              </w:rPr>
            </w:rPrChange>
          </w:rPr>
          <w:t xml:space="preserve"> Lưu ý</w:t>
        </w:r>
      </w:ins>
      <w:ins w:id="138" w:author="Nguyen Anh Dung" w:date="2018-12-12T18:24:00Z">
        <w:r w:rsidRPr="00E93F7D">
          <w:rPr>
            <w:rFonts w:cstheme="majorHAnsi"/>
            <w:rPrChange w:id="139" w:author="Nguyen Anh Dung" w:date="2018-12-13T16:48:00Z">
              <w:rPr/>
            </w:rPrChange>
          </w:rPr>
          <w:t xml:space="preserve"> </w:t>
        </w:r>
      </w:ins>
      <w:ins w:id="140" w:author="My PC" w:date="2018-12-12T23:58:00Z">
        <w:r w:rsidR="004F11A4" w:rsidRPr="00E93F7D">
          <w:rPr>
            <w:rFonts w:cstheme="majorHAnsi"/>
            <w:rPrChange w:id="141" w:author="Nguyen Anh Dung" w:date="2018-12-13T16:48:00Z">
              <w:rPr>
                <w:color w:val="FF0000"/>
              </w:rPr>
            </w:rPrChange>
          </w:rPr>
          <w:t xml:space="preserve">thông tin </w:t>
        </w:r>
      </w:ins>
      <w:ins w:id="142" w:author="Nguyen Anh Dung" w:date="2018-12-12T18:24:00Z">
        <w:r w:rsidRPr="00E93F7D">
          <w:rPr>
            <w:rFonts w:cstheme="majorHAnsi"/>
            <w:rPrChange w:id="143" w:author="Nguyen Anh Dung" w:date="2018-12-13T16:48:00Z">
              <w:rPr/>
            </w:rPrChange>
          </w:rPr>
          <w:t>tiếp nhận (ô nhiễm mt, cơ chế chính sách, giải pháp sáng kiến)</w:t>
        </w:r>
      </w:ins>
      <w:ins w:id="144" w:author="My PC" w:date="2018-12-12T23:58:00Z">
        <w:r w:rsidR="004F11A4" w:rsidRPr="00E93F7D">
          <w:rPr>
            <w:rFonts w:cstheme="majorHAnsi"/>
            <w:rPrChange w:id="145" w:author="Nguyen Anh Dung" w:date="2018-12-13T16:48:00Z">
              <w:rPr>
                <w:color w:val="FF0000"/>
              </w:rPr>
            </w:rPrChange>
          </w:rPr>
          <w:t xml:space="preserve"> vào</w:t>
        </w:r>
      </w:ins>
      <w:ins w:id="146" w:author="Nguyen Anh Dung" w:date="2018-12-12T18:24:00Z">
        <w:r w:rsidRPr="00E93F7D">
          <w:rPr>
            <w:rFonts w:cstheme="majorHAnsi"/>
            <w:rPrChange w:id="147" w:author="Nguyen Anh Dung" w:date="2018-12-13T16:48:00Z">
              <w:rPr/>
            </w:rPrChange>
          </w:rPr>
          <w:t xml:space="preserve"> bên tay phải, kèm ghi chú bảo mật thông tin người góp ý, phản ánh </w:t>
        </w:r>
      </w:ins>
      <w:ins w:id="148" w:author="My PC" w:date="2018-12-12T23:59:00Z">
        <w:r w:rsidR="004F11A4" w:rsidRPr="00E93F7D">
          <w:rPr>
            <w:rFonts w:cstheme="majorHAnsi"/>
            <w:rPrChange w:id="149" w:author="Nguyen Anh Dung" w:date="2018-12-13T16:48:00Z">
              <w:rPr>
                <w:color w:val="FF0000"/>
              </w:rPr>
            </w:rPrChange>
          </w:rPr>
          <w:t xml:space="preserve"> (như Trang nguoidan.chinhphu.vn)</w:t>
        </w:r>
      </w:ins>
      <w:ins w:id="150" w:author="Nguyen Anh Dung" w:date="2018-12-13T16:23:00Z">
        <w:r w:rsidR="00910F0D" w:rsidRPr="00E93F7D">
          <w:rPr>
            <w:rFonts w:cstheme="majorHAnsi"/>
            <w:rPrChange w:id="151" w:author="Nguyen Anh Dung" w:date="2018-12-13T16:48:00Z">
              <w:rPr>
                <w:color w:val="FF0000"/>
              </w:rPr>
            </w:rPrChange>
          </w:rPr>
          <w:t>. Phần Nội dung thông tin tiếp nhận lấy từ Quy chế gửi kèm theo email.</w:t>
        </w:r>
      </w:ins>
      <w:ins w:id="152" w:author="Nguyen Anh Dung" w:date="2018-12-12T18:24:00Z">
        <w:del w:id="153" w:author="My PC" w:date="2018-12-12T23:59:00Z">
          <w:r w:rsidRPr="00E93F7D" w:rsidDel="004F11A4">
            <w:rPr>
              <w:rFonts w:cstheme="majorHAnsi"/>
              <w:rPrChange w:id="154" w:author="Nguyen Anh Dung" w:date="2018-12-13T16:48:00Z">
                <w:rPr/>
              </w:rPrChange>
            </w:rPr>
            <w:delText>?</w:delText>
          </w:r>
        </w:del>
      </w:ins>
    </w:p>
    <w:p w:rsidR="002A4E19" w:rsidRPr="00E93F7D" w:rsidRDefault="005B2E23" w:rsidP="002A4E19">
      <w:pPr>
        <w:jc w:val="both"/>
        <w:rPr>
          <w:ins w:id="155" w:author="Nguyen Anh Dung" w:date="2018-12-12T18:24:00Z"/>
          <w:rFonts w:cstheme="majorHAnsi"/>
          <w:rPrChange w:id="156" w:author="Nguyen Anh Dung" w:date="2018-12-13T16:48:00Z">
            <w:rPr>
              <w:ins w:id="157" w:author="Nguyen Anh Dung" w:date="2018-12-12T18:24:00Z"/>
            </w:rPr>
          </w:rPrChange>
        </w:rPr>
      </w:pPr>
      <w:ins w:id="158" w:author="My PC" w:date="2018-12-13T00:35:00Z">
        <w:del w:id="159" w:author="Nguyen Anh Dung" w:date="2018-12-13T09:24:00Z">
          <w:r w:rsidRPr="00E93F7D" w:rsidDel="00323BE3">
            <w:rPr>
              <w:rFonts w:cstheme="majorHAnsi"/>
              <w:rPrChange w:id="160" w:author="Nguyen Anh Dung" w:date="2018-12-13T16:48:00Z">
                <w:rPr>
                  <w:color w:val="FF0000"/>
                </w:rPr>
              </w:rPrChange>
            </w:rPr>
            <w:delText>Theo dõi</w:delText>
          </w:r>
        </w:del>
      </w:ins>
      <w:ins w:id="161" w:author="My PC" w:date="2018-12-13T00:36:00Z">
        <w:del w:id="162" w:author="Nguyen Anh Dung" w:date="2018-12-13T09:24:00Z">
          <w:r w:rsidRPr="00E93F7D" w:rsidDel="00323BE3">
            <w:rPr>
              <w:rFonts w:cstheme="majorHAnsi"/>
              <w:rPrChange w:id="163" w:author="Nguyen Anh Dung" w:date="2018-12-13T16:48:00Z">
                <w:rPr>
                  <w:color w:val="FF0000"/>
                </w:rPr>
              </w:rPrChange>
            </w:rPr>
            <w:delText xml:space="preserve">. Đã Tiếp nhận, chuyển cho Sở TNMT Nam Định, đã xử lý, đã </w:delText>
          </w:r>
        </w:del>
        <w:del w:id="164" w:author="Nguyen Anh Dung" w:date="2018-12-13T09:23:00Z">
          <w:r w:rsidRPr="00E93F7D" w:rsidDel="00323BE3">
            <w:rPr>
              <w:rFonts w:cstheme="majorHAnsi"/>
              <w:rPrChange w:id="165" w:author="Nguyen Anh Dung" w:date="2018-12-13T16:48:00Z">
                <w:rPr>
                  <w:color w:val="FF0000"/>
                </w:rPr>
              </w:rPrChange>
            </w:rPr>
            <w:delText>công khai thông tin</w:delText>
          </w:r>
        </w:del>
        <w:del w:id="166" w:author="Nguyen Anh Dung" w:date="2018-12-13T09:24:00Z">
          <w:r w:rsidRPr="00E93F7D" w:rsidDel="00323BE3">
            <w:rPr>
              <w:rFonts w:cstheme="majorHAnsi"/>
              <w:rPrChange w:id="167" w:author="Nguyen Anh Dung" w:date="2018-12-13T16:48:00Z">
                <w:rPr>
                  <w:color w:val="FF0000"/>
                </w:rPr>
              </w:rPrChange>
            </w:rPr>
            <w:delText>.</w:delText>
          </w:r>
        </w:del>
      </w:ins>
      <w:ins w:id="168" w:author="Nguyen Anh Dung" w:date="2018-12-12T18:24:00Z">
        <w:r w:rsidR="002A4E19" w:rsidRPr="00E93F7D">
          <w:rPr>
            <w:rFonts w:cstheme="majorHAnsi"/>
            <w:rPrChange w:id="169" w:author="Nguyen Anh Dung" w:date="2018-12-13T16:48:00Z">
              <w:rPr/>
            </w:rPrChange>
          </w:rPr>
          <w:t>Thêm định dạng Video đính kèm ngoài định dạng ảnh và văn bản. Quy định Dung lượng của Video, ảnh và file văn bản, tối đa chỉ Đính kèm 05 file.</w:t>
        </w:r>
      </w:ins>
    </w:p>
    <w:p w:rsidR="002A4E19" w:rsidRPr="00E93F7D" w:rsidRDefault="002A4E19" w:rsidP="002A4E19">
      <w:pPr>
        <w:jc w:val="both"/>
        <w:rPr>
          <w:ins w:id="170" w:author="Nguyen Anh Dung" w:date="2018-12-12T18:24:00Z"/>
          <w:rFonts w:cstheme="majorHAnsi"/>
          <w:rPrChange w:id="171" w:author="Nguyen Anh Dung" w:date="2018-12-13T16:48:00Z">
            <w:rPr>
              <w:ins w:id="172" w:author="Nguyen Anh Dung" w:date="2018-12-12T18:24:00Z"/>
            </w:rPr>
          </w:rPrChange>
        </w:rPr>
      </w:pPr>
      <w:ins w:id="173" w:author="Nguyen Anh Dung" w:date="2018-12-12T18:24:00Z">
        <w:r w:rsidRPr="004C7240">
          <w:rPr>
            <w:rFonts w:cstheme="majorHAnsi"/>
            <w:b/>
            <w:color w:val="FF0000"/>
            <w:rPrChange w:id="174" w:author="Trần Đức Dũng" w:date="2018-12-18T17:13:00Z">
              <w:rPr/>
            </w:rPrChange>
          </w:rPr>
          <w:t xml:space="preserve">Thêm Mã số </w:t>
        </w:r>
      </w:ins>
      <w:ins w:id="175" w:author="Nguyen Anh Dung" w:date="2018-12-13T16:24:00Z">
        <w:r w:rsidR="00910F0D" w:rsidRPr="004C7240">
          <w:rPr>
            <w:rFonts w:cstheme="majorHAnsi"/>
            <w:b/>
            <w:color w:val="FF0000"/>
            <w:rPrChange w:id="176" w:author="Trần Đức Dũng" w:date="2018-12-18T17:13:00Z">
              <w:rPr>
                <w:color w:val="FF0000"/>
              </w:rPr>
            </w:rPrChange>
          </w:rPr>
          <w:t>PAKN</w:t>
        </w:r>
      </w:ins>
      <w:ins w:id="177" w:author="Nguyen Anh Dung" w:date="2018-12-12T18:24:00Z">
        <w:r w:rsidRPr="004C7240">
          <w:rPr>
            <w:rFonts w:cstheme="majorHAnsi"/>
            <w:color w:val="FF0000"/>
            <w:rPrChange w:id="178" w:author="Trần Đức Dũng" w:date="2018-12-18T17:13:00Z">
              <w:rPr/>
            </w:rPrChange>
          </w:rPr>
          <w:t>, mã số riêng cho mỗi phản ánh, kiến nghị của người dân, doanh nghiệp</w:t>
        </w:r>
        <w:r w:rsidRPr="004C1174">
          <w:rPr>
            <w:rFonts w:cstheme="majorHAnsi"/>
            <w:color w:val="FF0000"/>
            <w:rPrChange w:id="179" w:author="Trần Đức Dũng" w:date="2018-12-19T10:20:00Z">
              <w:rPr/>
            </w:rPrChange>
          </w:rPr>
          <w:t xml:space="preserve">. </w:t>
        </w:r>
      </w:ins>
      <w:ins w:id="180" w:author="Trần Đức Dũng" w:date="2018-12-19T10:20:00Z">
        <w:r w:rsidR="004C1174" w:rsidRPr="004C1174">
          <w:rPr>
            <w:rFonts w:cstheme="majorHAnsi"/>
            <w:color w:val="FF0000"/>
            <w:rPrChange w:id="181" w:author="Trần Đức Dũng" w:date="2018-12-19T10:20:00Z">
              <w:rPr>
                <w:rFonts w:cstheme="majorHAnsi"/>
              </w:rPr>
            </w:rPrChange>
          </w:rPr>
          <w:t>Gửi mã ngay khi họ có Tích vào nút Gửi phản ánh, hiện luôn trên màn hình, đồng thời gưir vào email</w:t>
        </w:r>
      </w:ins>
      <w:bookmarkStart w:id="182" w:name="_GoBack"/>
      <w:bookmarkEnd w:id="182"/>
    </w:p>
    <w:p w:rsidR="002A4E19" w:rsidRPr="00E93F7D" w:rsidRDefault="002A4E19" w:rsidP="002A4E19">
      <w:pPr>
        <w:jc w:val="both"/>
        <w:rPr>
          <w:ins w:id="183" w:author="Nguyen Anh Dung" w:date="2018-12-12T18:24:00Z"/>
          <w:rFonts w:cstheme="majorHAnsi"/>
          <w:rPrChange w:id="184" w:author="Nguyen Anh Dung" w:date="2018-12-13T16:48:00Z">
            <w:rPr>
              <w:ins w:id="185" w:author="Nguyen Anh Dung" w:date="2018-12-12T18:24:00Z"/>
            </w:rPr>
          </w:rPrChange>
        </w:rPr>
      </w:pPr>
      <w:ins w:id="186" w:author="Nguyen Anh Dung" w:date="2018-12-12T18:24:00Z">
        <w:r w:rsidRPr="00E93F7D">
          <w:rPr>
            <w:rFonts w:cstheme="majorHAnsi"/>
            <w:rPrChange w:id="187" w:author="Nguyen Anh Dung" w:date="2018-12-13T16:48:00Z">
              <w:rPr/>
            </w:rPrChange>
          </w:rPr>
          <w:t xml:space="preserve">Hiển thị Mã </w:t>
        </w:r>
        <w:del w:id="188" w:author="My PC" w:date="2018-12-13T00:01:00Z">
          <w:r w:rsidRPr="00E93F7D" w:rsidDel="004F11A4">
            <w:rPr>
              <w:rFonts w:cstheme="majorHAnsi"/>
              <w:rPrChange w:id="189" w:author="Nguyen Anh Dung" w:date="2018-12-13T16:48:00Z">
                <w:rPr/>
              </w:rPrChange>
            </w:rPr>
            <w:delText xml:space="preserve">số </w:delText>
          </w:r>
        </w:del>
        <w:r w:rsidRPr="00E93F7D">
          <w:rPr>
            <w:rFonts w:cstheme="majorHAnsi"/>
            <w:rPrChange w:id="190" w:author="Nguyen Anh Dung" w:date="2018-12-13T16:48:00Z">
              <w:rPr/>
            </w:rPrChange>
          </w:rPr>
          <w:t>bảo mật</w:t>
        </w:r>
      </w:ins>
      <w:ins w:id="191" w:author="My PC" w:date="2018-12-12T23:59:00Z">
        <w:r w:rsidR="004F11A4" w:rsidRPr="00E93F7D">
          <w:rPr>
            <w:rFonts w:cstheme="majorHAnsi"/>
            <w:rPrChange w:id="192" w:author="Nguyen Anh Dung" w:date="2018-12-13T16:48:00Z">
              <w:rPr>
                <w:color w:val="FF0000"/>
              </w:rPr>
            </w:rPrChange>
          </w:rPr>
          <w:t>: Làm khó hơn để tránh Nhập Mã bảo mật tự động</w:t>
        </w:r>
      </w:ins>
      <w:ins w:id="193" w:author="Nguyen Anh Dung" w:date="2018-12-13T08:49:00Z">
        <w:r w:rsidR="00D1302B" w:rsidRPr="00E93F7D">
          <w:rPr>
            <w:rFonts w:cstheme="majorHAnsi"/>
            <w:rPrChange w:id="194" w:author="Nguyen Anh Dung" w:date="2018-12-13T16:48:00Z">
              <w:rPr>
                <w:color w:val="FF0000"/>
              </w:rPr>
            </w:rPrChange>
          </w:rPr>
          <w:t xml:space="preserve">. </w:t>
        </w:r>
      </w:ins>
      <w:ins w:id="195" w:author="Nguyen Anh Dung" w:date="2018-12-12T18:24:00Z">
        <w:del w:id="196" w:author="My PC" w:date="2018-12-12T23:59:00Z">
          <w:r w:rsidRPr="00E93F7D" w:rsidDel="004F11A4">
            <w:rPr>
              <w:rFonts w:cstheme="majorHAnsi"/>
              <w:rPrChange w:id="197" w:author="Nguyen Anh Dung" w:date="2018-12-13T16:48:00Z">
                <w:rPr/>
              </w:rPrChange>
            </w:rPr>
            <w:delText xml:space="preserve"> </w:delText>
          </w:r>
        </w:del>
      </w:ins>
    </w:p>
    <w:p w:rsidR="002A4E19" w:rsidRPr="00E93F7D" w:rsidRDefault="002A4E19" w:rsidP="002A4E19">
      <w:pPr>
        <w:jc w:val="both"/>
        <w:rPr>
          <w:ins w:id="198" w:author="Nguyen Anh Dung" w:date="2018-12-12T18:24:00Z"/>
          <w:rFonts w:cstheme="majorHAnsi"/>
          <w:rPrChange w:id="199" w:author="Nguyen Anh Dung" w:date="2018-12-13T16:48:00Z">
            <w:rPr>
              <w:ins w:id="200" w:author="Nguyen Anh Dung" w:date="2018-12-12T18:24:00Z"/>
            </w:rPr>
          </w:rPrChange>
        </w:rPr>
      </w:pPr>
      <w:ins w:id="201" w:author="Nguyen Anh Dung" w:date="2018-12-12T18:24:00Z">
        <w:r w:rsidRPr="00E93F7D">
          <w:rPr>
            <w:rFonts w:cstheme="majorHAnsi"/>
            <w:rPrChange w:id="202" w:author="Nguyen Anh Dung" w:date="2018-12-13T16:48:00Z">
              <w:rPr/>
            </w:rPrChange>
          </w:rPr>
          <w:drawing>
            <wp:inline distT="0" distB="0" distL="0" distR="0" wp14:anchorId="76BB76CE" wp14:editId="10C9BA32">
              <wp:extent cx="5731510" cy="1896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bao mat.png"/>
                      <pic:cNvPicPr/>
                    </pic:nvPicPr>
                    <pic:blipFill>
                      <a:blip r:embed="rId7">
                        <a:extLst>
                          <a:ext uri="{28A0092B-C50C-407E-A947-70E740481C1C}">
                            <a14:useLocalDpi xmlns:a14="http://schemas.microsoft.com/office/drawing/2010/main"/>
                          </a:ext>
                        </a:extLst>
                      </a:blip>
                      <a:stretch>
                        <a:fillRect/>
                      </a:stretch>
                    </pic:blipFill>
                    <pic:spPr>
                      <a:xfrm>
                        <a:off x="0" y="0"/>
                        <a:ext cx="5731510" cy="1896110"/>
                      </a:xfrm>
                      <a:prstGeom prst="rect">
                        <a:avLst/>
                      </a:prstGeom>
                    </pic:spPr>
                  </pic:pic>
                </a:graphicData>
              </a:graphic>
            </wp:inline>
          </w:drawing>
        </w:r>
      </w:ins>
    </w:p>
    <w:p w:rsidR="002A4E19" w:rsidRPr="00E93F7D" w:rsidRDefault="002A4E19" w:rsidP="002A4E19">
      <w:pPr>
        <w:jc w:val="both"/>
        <w:rPr>
          <w:ins w:id="203" w:author="Nguyen Anh Dung" w:date="2018-12-12T18:24:00Z"/>
          <w:rFonts w:cstheme="majorHAnsi"/>
          <w:b/>
          <w:rPrChange w:id="204" w:author="Nguyen Anh Dung" w:date="2018-12-13T16:48:00Z">
            <w:rPr>
              <w:ins w:id="205" w:author="Nguyen Anh Dung" w:date="2018-12-12T18:24:00Z"/>
            </w:rPr>
          </w:rPrChange>
        </w:rPr>
      </w:pPr>
      <w:ins w:id="206" w:author="Nguyen Anh Dung" w:date="2018-12-12T18:24:00Z">
        <w:r w:rsidRPr="00E93F7D">
          <w:rPr>
            <w:rFonts w:cstheme="majorHAnsi"/>
            <w:b/>
            <w:rPrChange w:id="207" w:author="Nguyen Anh Dung" w:date="2018-12-13T16:48:00Z">
              <w:rPr/>
            </w:rPrChange>
          </w:rPr>
          <w:t>Thêm Ô nhập: “Tên tổ chức, các nhân gây ô nhiễm”; “Thời gian xẩy ra hoặc phát hiện ô nhiễm”- tại phần  “NỘI DUNG TRAO ĐỔI”</w:t>
        </w:r>
      </w:ins>
    </w:p>
    <w:p w:rsidR="00D1302B" w:rsidRPr="00E93F7D" w:rsidRDefault="00D1302B">
      <w:pPr>
        <w:jc w:val="both"/>
        <w:rPr>
          <w:ins w:id="208" w:author="Nguyen Anh Dung" w:date="2018-12-13T08:54:00Z"/>
          <w:rFonts w:cstheme="majorHAnsi"/>
          <w:rPrChange w:id="209" w:author="Nguyen Anh Dung" w:date="2018-12-13T16:48:00Z">
            <w:rPr>
              <w:ins w:id="210" w:author="Nguyen Anh Dung" w:date="2018-12-13T08:54:00Z"/>
              <w:color w:val="FF0000"/>
            </w:rPr>
          </w:rPrChange>
        </w:rPr>
      </w:pPr>
      <w:ins w:id="211" w:author="Nguyen Anh Dung" w:date="2018-12-13T08:50:00Z">
        <w:r w:rsidRPr="00E93F7D">
          <w:rPr>
            <w:rFonts w:cstheme="majorHAnsi"/>
            <w:rPrChange w:id="212" w:author="Nguyen Anh Dung" w:date="2018-12-13T16:48:00Z">
              <w:rPr>
                <w:color w:val="FF0000"/>
              </w:rPr>
            </w:rPrChange>
          </w:rPr>
          <w:t xml:space="preserve">Chức năng </w:t>
        </w:r>
      </w:ins>
      <w:ins w:id="213" w:author="Nguyen Anh Dung" w:date="2018-12-13T08:51:00Z">
        <w:r w:rsidRPr="00E93F7D">
          <w:rPr>
            <w:rFonts w:cstheme="majorHAnsi"/>
            <w:rPrChange w:id="214" w:author="Nguyen Anh Dung" w:date="2018-12-13T16:48:00Z">
              <w:rPr>
                <w:color w:val="FF0000"/>
              </w:rPr>
            </w:rPrChange>
          </w:rPr>
          <w:t>“Thêm tệp tin” bị lỗi không Attach được file</w:t>
        </w:r>
      </w:ins>
      <w:ins w:id="215" w:author="Nguyen Anh Dung" w:date="2018-12-13T08:52:00Z">
        <w:r w:rsidRPr="00E93F7D">
          <w:rPr>
            <w:rFonts w:cstheme="majorHAnsi"/>
            <w:rPrChange w:id="216" w:author="Nguyen Anh Dung" w:date="2018-12-13T16:48:00Z">
              <w:rPr>
                <w:color w:val="FF0000"/>
              </w:rPr>
            </w:rPrChange>
          </w:rPr>
          <w:t xml:space="preserve">, nhất là dạng PDF. </w:t>
        </w:r>
      </w:ins>
      <w:ins w:id="217" w:author="Nguyen Anh Dung" w:date="2018-12-13T16:24:00Z">
        <w:r w:rsidR="00910F0D" w:rsidRPr="00E93F7D">
          <w:rPr>
            <w:rFonts w:cstheme="majorHAnsi"/>
            <w:rPrChange w:id="218" w:author="Nguyen Anh Dung" w:date="2018-12-13T16:48:00Z">
              <w:rPr>
                <w:color w:val="FF0000"/>
              </w:rPr>
            </w:rPrChange>
          </w:rPr>
          <w:t xml:space="preserve">Sau khi atttach </w:t>
        </w:r>
      </w:ins>
      <w:ins w:id="219" w:author="Nguyen Anh Dung" w:date="2018-12-13T08:52:00Z">
        <w:r w:rsidRPr="00E93F7D">
          <w:rPr>
            <w:rFonts w:cstheme="majorHAnsi"/>
            <w:rPrChange w:id="220" w:author="Nguyen Anh Dung" w:date="2018-12-13T16:48:00Z">
              <w:rPr>
                <w:color w:val="FF0000"/>
              </w:rPr>
            </w:rPrChange>
          </w:rPr>
          <w:t>Chỉ hiển thị tên File,  không</w:t>
        </w:r>
      </w:ins>
      <w:ins w:id="221" w:author="Nguyen Anh Dung" w:date="2018-12-13T16:32:00Z">
        <w:r w:rsidR="00D61891" w:rsidRPr="00E93F7D">
          <w:rPr>
            <w:rFonts w:cstheme="majorHAnsi"/>
            <w:rPrChange w:id="222" w:author="Nguyen Anh Dung" w:date="2018-12-13T16:48:00Z">
              <w:rPr>
                <w:color w:val="FF0000"/>
              </w:rPr>
            </w:rPrChange>
          </w:rPr>
          <w:t xml:space="preserve"> cần</w:t>
        </w:r>
      </w:ins>
      <w:ins w:id="223" w:author="Nguyen Anh Dung" w:date="2018-12-13T08:52:00Z">
        <w:r w:rsidRPr="00E93F7D">
          <w:rPr>
            <w:rFonts w:cstheme="majorHAnsi"/>
            <w:rPrChange w:id="224" w:author="Nguyen Anh Dung" w:date="2018-12-13T16:48:00Z">
              <w:rPr>
                <w:color w:val="FF0000"/>
              </w:rPr>
            </w:rPrChange>
          </w:rPr>
          <w:t xml:space="preserve"> hiển thị </w:t>
        </w:r>
      </w:ins>
      <w:ins w:id="225" w:author="Nguyen Anh Dung" w:date="2018-12-13T08:54:00Z">
        <w:r w:rsidRPr="00E93F7D">
          <w:rPr>
            <w:rFonts w:cstheme="majorHAnsi"/>
            <w:rPrChange w:id="226" w:author="Nguyen Anh Dung" w:date="2018-12-13T16:48:00Z">
              <w:rPr>
                <w:color w:val="FF0000"/>
              </w:rPr>
            </w:rPrChange>
          </w:rPr>
          <w:t>hình ảnh khi Attach.</w:t>
        </w:r>
      </w:ins>
    </w:p>
    <w:p w:rsidR="00D61891" w:rsidRPr="00E93F7D" w:rsidRDefault="00D61891">
      <w:pPr>
        <w:jc w:val="both"/>
        <w:rPr>
          <w:ins w:id="227" w:author="Nguyen Anh Dung" w:date="2018-12-13T16:37:00Z"/>
          <w:rFonts w:cstheme="majorHAnsi"/>
          <w:b/>
          <w:sz w:val="30"/>
          <w:rPrChange w:id="228" w:author="Nguyen Anh Dung" w:date="2018-12-13T16:48:00Z">
            <w:rPr>
              <w:ins w:id="229" w:author="Nguyen Anh Dung" w:date="2018-12-13T16:37:00Z"/>
              <w:b/>
              <w:color w:val="FF0000"/>
              <w:sz w:val="30"/>
            </w:rPr>
          </w:rPrChange>
        </w:rPr>
      </w:pPr>
    </w:p>
    <w:p w:rsidR="00D61891" w:rsidRPr="00E93F7D" w:rsidRDefault="00D61891">
      <w:pPr>
        <w:jc w:val="both"/>
        <w:rPr>
          <w:ins w:id="230" w:author="Nguyen Anh Dung" w:date="2018-12-13T16:37:00Z"/>
          <w:rFonts w:cstheme="majorHAnsi"/>
          <w:b/>
          <w:sz w:val="30"/>
          <w:rPrChange w:id="231" w:author="Nguyen Anh Dung" w:date="2018-12-13T16:48:00Z">
            <w:rPr>
              <w:ins w:id="232" w:author="Nguyen Anh Dung" w:date="2018-12-13T16:37:00Z"/>
              <w:b/>
              <w:color w:val="FF0000"/>
              <w:sz w:val="30"/>
            </w:rPr>
          </w:rPrChange>
        </w:rPr>
      </w:pPr>
    </w:p>
    <w:p w:rsidR="00D61891" w:rsidRPr="00E93F7D" w:rsidRDefault="00D61891">
      <w:pPr>
        <w:jc w:val="both"/>
        <w:rPr>
          <w:ins w:id="233" w:author="Nguyen Anh Dung" w:date="2018-12-13T16:38:00Z"/>
          <w:rFonts w:cstheme="majorHAnsi"/>
          <w:b/>
          <w:sz w:val="30"/>
          <w:rPrChange w:id="234" w:author="Nguyen Anh Dung" w:date="2018-12-13T16:48:00Z">
            <w:rPr>
              <w:ins w:id="235" w:author="Nguyen Anh Dung" w:date="2018-12-13T16:38:00Z"/>
              <w:b/>
              <w:color w:val="FF0000"/>
              <w:sz w:val="30"/>
            </w:rPr>
          </w:rPrChange>
        </w:rPr>
      </w:pPr>
    </w:p>
    <w:p w:rsidR="00D1302B" w:rsidRPr="00E93F7D" w:rsidRDefault="00D61891">
      <w:pPr>
        <w:jc w:val="both"/>
        <w:rPr>
          <w:ins w:id="236" w:author="Nguyen Anh Dung" w:date="2018-12-13T08:58:00Z"/>
          <w:rFonts w:cstheme="majorHAnsi"/>
          <w:b/>
          <w:sz w:val="30"/>
          <w:rPrChange w:id="237" w:author="Nguyen Anh Dung" w:date="2018-12-13T16:48:00Z">
            <w:rPr>
              <w:ins w:id="238" w:author="Nguyen Anh Dung" w:date="2018-12-13T08:58:00Z"/>
              <w:color w:val="FF0000"/>
            </w:rPr>
          </w:rPrChange>
        </w:rPr>
      </w:pPr>
      <w:ins w:id="239" w:author="Nguyen Anh Dung" w:date="2018-12-13T16:37:00Z">
        <w:r w:rsidRPr="00E93F7D">
          <w:rPr>
            <w:rFonts w:cstheme="majorHAnsi"/>
            <w:b/>
            <w:sz w:val="30"/>
            <w:rPrChange w:id="240" w:author="Nguyen Anh Dung" w:date="2018-12-13T16:48:00Z">
              <w:rPr>
                <w:b/>
                <w:color w:val="FF0000"/>
                <w:sz w:val="30"/>
              </w:rPr>
            </w:rPrChange>
          </w:rPr>
          <w:lastRenderedPageBreak/>
          <w:t xml:space="preserve">- </w:t>
        </w:r>
      </w:ins>
      <w:ins w:id="241" w:author="Nguyen Anh Dung" w:date="2018-12-13T08:57:00Z">
        <w:r w:rsidR="00AF772F" w:rsidRPr="00E93F7D">
          <w:rPr>
            <w:rFonts w:cstheme="majorHAnsi"/>
            <w:b/>
            <w:sz w:val="30"/>
            <w:rPrChange w:id="242" w:author="Nguyen Anh Dung" w:date="2018-12-13T16:48:00Z">
              <w:rPr>
                <w:color w:val="FF0000"/>
              </w:rPr>
            </w:rPrChange>
          </w:rPr>
          <w:t>Giao diện Quản lý Góp ý, phản ánh</w:t>
        </w:r>
      </w:ins>
    </w:p>
    <w:p w:rsidR="00D61891" w:rsidRPr="00E93F7D" w:rsidRDefault="00D61891" w:rsidP="00D61891">
      <w:pPr>
        <w:jc w:val="both"/>
        <w:rPr>
          <w:ins w:id="243" w:author="Nguyen Anh Dung" w:date="2018-12-13T16:37:00Z"/>
          <w:rFonts w:cstheme="majorHAnsi"/>
          <w:b/>
          <w:rPrChange w:id="244" w:author="Nguyen Anh Dung" w:date="2018-12-13T16:48:00Z">
            <w:rPr>
              <w:ins w:id="245" w:author="Nguyen Anh Dung" w:date="2018-12-13T16:37:00Z"/>
              <w:b/>
              <w:color w:val="FF0000"/>
            </w:rPr>
          </w:rPrChange>
        </w:rPr>
      </w:pPr>
      <w:ins w:id="246" w:author="Nguyen Anh Dung" w:date="2018-12-13T16:37:00Z">
        <w:r w:rsidRPr="00E93F7D">
          <w:rPr>
            <w:rFonts w:cstheme="majorHAnsi"/>
            <w:b/>
            <w:rPrChange w:id="247" w:author="Nguyen Anh Dung" w:date="2018-12-13T16:48:00Z">
              <w:rPr>
                <w:b/>
                <w:color w:val="FF0000"/>
              </w:rPr>
            </w:rPrChange>
          </w:rPr>
          <w:t>Chỉnh sửa chức năng cứ Đăng nhập tài khoản vào phần Quản lý một lúc thì lại bị OUT ra.</w:t>
        </w:r>
      </w:ins>
    </w:p>
    <w:p w:rsidR="00063D9A" w:rsidRPr="00E93F7D" w:rsidRDefault="00063D9A" w:rsidP="00063D9A">
      <w:pPr>
        <w:jc w:val="both"/>
        <w:rPr>
          <w:ins w:id="248" w:author="Nguyen Anh Dung" w:date="2018-12-13T11:06:00Z"/>
          <w:rFonts w:cstheme="majorHAnsi"/>
          <w:rPrChange w:id="249" w:author="Nguyen Anh Dung" w:date="2018-12-13T16:48:00Z">
            <w:rPr>
              <w:ins w:id="250" w:author="Nguyen Anh Dung" w:date="2018-12-13T11:06:00Z"/>
              <w:color w:val="FF0000"/>
            </w:rPr>
          </w:rPrChange>
        </w:rPr>
      </w:pPr>
      <w:ins w:id="251" w:author="Nguyen Anh Dung" w:date="2018-12-13T11:06:00Z">
        <w:r w:rsidRPr="00E93F7D">
          <w:rPr>
            <w:rFonts w:cstheme="majorHAnsi"/>
            <w:rPrChange w:id="252" w:author="Nguyen Anh Dung" w:date="2018-12-13T16:48:00Z">
              <w:rPr>
                <w:color w:val="FF0000"/>
              </w:rPr>
            </w:rPrChange>
          </w:rPr>
          <w:t xml:space="preserve">-Bổ sung chức năng yêu cầu Người dân, doanh nghiệp </w:t>
        </w:r>
        <w:r w:rsidRPr="00E93F7D">
          <w:rPr>
            <w:rFonts w:cstheme="majorHAnsi"/>
            <w:b/>
            <w:rPrChange w:id="253" w:author="Nguyen Anh Dung" w:date="2018-12-13T16:48:00Z">
              <w:rPr>
                <w:b/>
                <w:color w:val="FF0000"/>
              </w:rPr>
            </w:rPrChange>
          </w:rPr>
          <w:t>bổ sung thêm thông tin</w:t>
        </w:r>
        <w:r w:rsidRPr="00E93F7D">
          <w:rPr>
            <w:rFonts w:cstheme="majorHAnsi"/>
            <w:rPrChange w:id="254" w:author="Nguyen Anh Dung" w:date="2018-12-13T16:48:00Z">
              <w:rPr>
                <w:color w:val="FF0000"/>
              </w:rPr>
            </w:rPrChange>
          </w:rPr>
          <w:t xml:space="preserve"> để giải quyết Phản ánh, kiến nghị.</w:t>
        </w:r>
      </w:ins>
    </w:p>
    <w:p w:rsidR="00AF772F" w:rsidRPr="00E93F7D" w:rsidDel="001437CD" w:rsidRDefault="00AF772F" w:rsidP="00AF772F">
      <w:pPr>
        <w:jc w:val="both"/>
        <w:rPr>
          <w:del w:id="255" w:author="Nguyen Anh Dung" w:date="2018-12-13T10:39:00Z"/>
          <w:rFonts w:cstheme="majorHAnsi"/>
          <w:rPrChange w:id="256" w:author="Nguyen Anh Dung" w:date="2018-12-13T16:48:00Z">
            <w:rPr>
              <w:del w:id="257" w:author="Nguyen Anh Dung" w:date="2018-12-13T10:39:00Z"/>
              <w:color w:val="FF0000"/>
            </w:rPr>
          </w:rPrChange>
        </w:rPr>
      </w:pPr>
      <w:moveToRangeStart w:id="258" w:author="Nguyen Anh Dung" w:date="2018-12-13T08:58:00Z" w:name="move532454865"/>
      <w:moveTo w:id="259" w:author="Nguyen Anh Dung" w:date="2018-12-13T08:58:00Z">
        <w:del w:id="260" w:author="Nguyen Anh Dung" w:date="2018-12-13T10:39:00Z">
          <w:r w:rsidRPr="00E93F7D" w:rsidDel="001437CD">
            <w:rPr>
              <w:rFonts w:cstheme="majorHAnsi"/>
              <w:rPrChange w:id="261" w:author="Nguyen Anh Dung" w:date="2018-12-13T16:48:00Z">
                <w:rPr>
                  <w:color w:val="FF0000"/>
                </w:rPr>
              </w:rPrChange>
            </w:rPr>
            <w:delText>-Thay từ “Phân công” bằng “Chuyển”</w:delText>
          </w:r>
        </w:del>
      </w:moveTo>
    </w:p>
    <w:moveToRangeEnd w:id="258"/>
    <w:p w:rsidR="00AF772F" w:rsidRPr="00E93F7D" w:rsidRDefault="00BE1C33">
      <w:pPr>
        <w:jc w:val="both"/>
        <w:rPr>
          <w:ins w:id="262" w:author="Nguyen Anh Dung" w:date="2018-12-13T09:08:00Z"/>
          <w:rFonts w:cstheme="majorHAnsi"/>
          <w:rPrChange w:id="263" w:author="Nguyen Anh Dung" w:date="2018-12-13T16:48:00Z">
            <w:rPr>
              <w:ins w:id="264" w:author="Nguyen Anh Dung" w:date="2018-12-13T09:08:00Z"/>
              <w:color w:val="FF0000"/>
            </w:rPr>
          </w:rPrChange>
        </w:rPr>
      </w:pPr>
      <w:ins w:id="265" w:author="Nguyen Anh Dung" w:date="2018-12-13T09:00:00Z">
        <w:r w:rsidRPr="00E93F7D">
          <w:rPr>
            <w:rFonts w:cstheme="majorHAnsi"/>
            <w:rPrChange w:id="266" w:author="Nguyen Anh Dung" w:date="2018-12-13T16:48:00Z">
              <w:rPr>
                <w:color w:val="FF0000"/>
              </w:rPr>
            </w:rPrChange>
          </w:rPr>
          <w:t xml:space="preserve">- Hiển thị Trường: Mã </w:t>
        </w:r>
      </w:ins>
      <w:ins w:id="267" w:author="Nguyen Anh Dung" w:date="2018-12-13T16:23:00Z">
        <w:r w:rsidR="00910F0D" w:rsidRPr="00E93F7D">
          <w:rPr>
            <w:rFonts w:cstheme="majorHAnsi"/>
            <w:rPrChange w:id="268" w:author="Nguyen Anh Dung" w:date="2018-12-13T16:48:00Z">
              <w:rPr>
                <w:color w:val="FF0000"/>
              </w:rPr>
            </w:rPrChange>
          </w:rPr>
          <w:t>PAKN</w:t>
        </w:r>
      </w:ins>
    </w:p>
    <w:p w:rsidR="00BE1C33" w:rsidRPr="00E93F7D" w:rsidRDefault="00F716A3">
      <w:pPr>
        <w:jc w:val="both"/>
        <w:rPr>
          <w:ins w:id="269" w:author="Nguyen Anh Dung" w:date="2018-12-13T16:35:00Z"/>
          <w:rFonts w:cstheme="majorHAnsi"/>
          <w:rPrChange w:id="270" w:author="Nguyen Anh Dung" w:date="2018-12-13T16:48:00Z">
            <w:rPr>
              <w:ins w:id="271" w:author="Nguyen Anh Dung" w:date="2018-12-13T16:35:00Z"/>
              <w:color w:val="FF0000"/>
            </w:rPr>
          </w:rPrChange>
        </w:rPr>
      </w:pPr>
      <w:ins w:id="272" w:author="Nguyen Anh Dung" w:date="2018-12-13T09:09:00Z">
        <w:r w:rsidRPr="00E93F7D">
          <w:rPr>
            <w:rFonts w:cstheme="majorHAnsi"/>
            <w:rPrChange w:id="273" w:author="Nguyen Anh Dung" w:date="2018-12-13T16:48:00Z">
              <w:rPr>
                <w:color w:val="FF0000"/>
              </w:rPr>
            </w:rPrChange>
          </w:rPr>
          <w:t>- Cần có chức năng Lọc Góp ý theo</w:t>
        </w:r>
      </w:ins>
      <w:ins w:id="274" w:author="Nguyen Anh Dung" w:date="2018-12-13T09:22:00Z">
        <w:r w:rsidR="00323BE3" w:rsidRPr="00E93F7D">
          <w:rPr>
            <w:rFonts w:cstheme="majorHAnsi"/>
            <w:rPrChange w:id="275" w:author="Nguyen Anh Dung" w:date="2018-12-13T16:48:00Z">
              <w:rPr>
                <w:color w:val="FF0000"/>
              </w:rPr>
            </w:rPrChange>
          </w:rPr>
          <w:t xml:space="preserve"> trường</w:t>
        </w:r>
      </w:ins>
      <w:ins w:id="276" w:author="Nguyen Anh Dung" w:date="2018-12-13T09:09:00Z">
        <w:r w:rsidRPr="00E93F7D">
          <w:rPr>
            <w:rFonts w:cstheme="majorHAnsi"/>
            <w:rPrChange w:id="277" w:author="Nguyen Anh Dung" w:date="2018-12-13T16:48:00Z">
              <w:rPr>
                <w:color w:val="FF0000"/>
              </w:rPr>
            </w:rPrChange>
          </w:rPr>
          <w:t xml:space="preserve"> </w:t>
        </w:r>
      </w:ins>
      <w:ins w:id="278" w:author="Nguyen Anh Dung" w:date="2018-12-13T09:22:00Z">
        <w:r w:rsidR="00323BE3" w:rsidRPr="00E93F7D">
          <w:rPr>
            <w:rFonts w:cstheme="majorHAnsi"/>
            <w:rPrChange w:id="279" w:author="Nguyen Anh Dung" w:date="2018-12-13T16:48:00Z">
              <w:rPr>
                <w:color w:val="FF0000"/>
              </w:rPr>
            </w:rPrChange>
          </w:rPr>
          <w:t>“</w:t>
        </w:r>
      </w:ins>
      <w:ins w:id="280" w:author="Nguyen Anh Dung" w:date="2018-12-13T09:09:00Z">
        <w:r w:rsidRPr="00E93F7D">
          <w:rPr>
            <w:rFonts w:cstheme="majorHAnsi"/>
            <w:rPrChange w:id="281" w:author="Nguyen Anh Dung" w:date="2018-12-13T16:48:00Z">
              <w:rPr>
                <w:color w:val="FF0000"/>
              </w:rPr>
            </w:rPrChange>
          </w:rPr>
          <w:t>Trạng thái</w:t>
        </w:r>
      </w:ins>
      <w:ins w:id="282" w:author="Nguyen Anh Dung" w:date="2018-12-13T09:22:00Z">
        <w:r w:rsidR="00323BE3" w:rsidRPr="00E93F7D">
          <w:rPr>
            <w:rFonts w:cstheme="majorHAnsi"/>
            <w:rPrChange w:id="283" w:author="Nguyen Anh Dung" w:date="2018-12-13T16:48:00Z">
              <w:rPr>
                <w:color w:val="FF0000"/>
              </w:rPr>
            </w:rPrChange>
          </w:rPr>
          <w:t>”</w:t>
        </w:r>
      </w:ins>
      <w:ins w:id="284" w:author="Nguyen Anh Dung" w:date="2018-12-13T09:09:00Z">
        <w:r w:rsidRPr="00E93F7D">
          <w:rPr>
            <w:rFonts w:cstheme="majorHAnsi"/>
            <w:rPrChange w:id="285" w:author="Nguyen Anh Dung" w:date="2018-12-13T16:48:00Z">
              <w:rPr>
                <w:color w:val="FF0000"/>
              </w:rPr>
            </w:rPrChange>
          </w:rPr>
          <w:t xml:space="preserve"> để biết những cái nào mới Tiếp nhận, cái nào đã xử lý, đã công khai. </w:t>
        </w:r>
      </w:ins>
      <w:ins w:id="286" w:author="Nguyen Anh Dung" w:date="2018-12-13T09:10:00Z">
        <w:r w:rsidRPr="00E93F7D">
          <w:rPr>
            <w:rFonts w:cstheme="majorHAnsi"/>
            <w:rPrChange w:id="287" w:author="Nguyen Anh Dung" w:date="2018-12-13T16:48:00Z">
              <w:rPr>
                <w:color w:val="FF0000"/>
              </w:rPr>
            </w:rPrChange>
          </w:rPr>
          <w:t>Thay thế “Đã phân công</w:t>
        </w:r>
      </w:ins>
      <w:ins w:id="288" w:author="Nguyen Anh Dung" w:date="2018-12-13T09:11:00Z">
        <w:r w:rsidRPr="00E93F7D">
          <w:rPr>
            <w:rFonts w:cstheme="majorHAnsi"/>
            <w:rPrChange w:id="289" w:author="Nguyen Anh Dung" w:date="2018-12-13T16:48:00Z">
              <w:rPr>
                <w:color w:val="FF0000"/>
              </w:rPr>
            </w:rPrChange>
          </w:rPr>
          <w:t>” = “Đã chuyển”, “Đã báo cáo” = “Đã xử lý”, “Đã xác nhận đăng tin”</w:t>
        </w:r>
      </w:ins>
      <w:ins w:id="290" w:author="Nguyen Anh Dung" w:date="2018-12-13T09:16:00Z">
        <w:r w:rsidRPr="00E93F7D">
          <w:rPr>
            <w:rFonts w:cstheme="majorHAnsi"/>
            <w:rPrChange w:id="291" w:author="Nguyen Anh Dung" w:date="2018-12-13T16:48:00Z">
              <w:rPr>
                <w:color w:val="FF0000"/>
              </w:rPr>
            </w:rPrChange>
          </w:rPr>
          <w:t xml:space="preserve"> = “Đã đăng tin”</w:t>
        </w:r>
      </w:ins>
      <w:ins w:id="292" w:author="Nguyen Anh Dung" w:date="2018-12-13T13:54:00Z">
        <w:r w:rsidR="00636101" w:rsidRPr="00E93F7D">
          <w:rPr>
            <w:rFonts w:cstheme="majorHAnsi"/>
            <w:rPrChange w:id="293" w:author="Nguyen Anh Dung" w:date="2018-12-13T16:48:00Z">
              <w:rPr>
                <w:color w:val="FF0000"/>
              </w:rPr>
            </w:rPrChange>
          </w:rPr>
          <w:t>. Thêm trạng thái “</w:t>
        </w:r>
      </w:ins>
      <w:ins w:id="294" w:author="Nguyen Anh Dung" w:date="2018-12-13T13:58:00Z">
        <w:r w:rsidR="00636101" w:rsidRPr="00E93F7D">
          <w:rPr>
            <w:rFonts w:cstheme="majorHAnsi"/>
            <w:rPrChange w:id="295" w:author="Nguyen Anh Dung" w:date="2018-12-13T16:48:00Z">
              <w:rPr>
                <w:color w:val="FF0000"/>
              </w:rPr>
            </w:rPrChange>
          </w:rPr>
          <w:t>Bị</w:t>
        </w:r>
      </w:ins>
      <w:ins w:id="296" w:author="Nguyen Anh Dung" w:date="2018-12-13T13:54:00Z">
        <w:r w:rsidR="00636101" w:rsidRPr="00E93F7D">
          <w:rPr>
            <w:rFonts w:cstheme="majorHAnsi"/>
            <w:rPrChange w:id="297" w:author="Nguyen Anh Dung" w:date="2018-12-13T16:48:00Z">
              <w:rPr>
                <w:color w:val="FF0000"/>
              </w:rPr>
            </w:rPrChange>
          </w:rPr>
          <w:t xml:space="preserve"> trả lại”</w:t>
        </w:r>
      </w:ins>
      <w:ins w:id="298" w:author="Nguyen Anh Dung" w:date="2018-12-13T13:59:00Z">
        <w:r w:rsidR="000254A5" w:rsidRPr="00E93F7D">
          <w:rPr>
            <w:rFonts w:cstheme="majorHAnsi"/>
            <w:rPrChange w:id="299" w:author="Nguyen Anh Dung" w:date="2018-12-13T16:48:00Z">
              <w:rPr>
                <w:color w:val="FF0000"/>
              </w:rPr>
            </w:rPrChange>
          </w:rPr>
          <w:t xml:space="preserve"> – trong trường hợp Sở TN và MT trả lại Góp ý, phản ánh không thuộc thẩm quyền của địa phương.</w:t>
        </w:r>
      </w:ins>
    </w:p>
    <w:p w:rsidR="00D61891" w:rsidRPr="00E93F7D" w:rsidRDefault="00D61891">
      <w:pPr>
        <w:jc w:val="both"/>
        <w:rPr>
          <w:ins w:id="300" w:author="Nguyen Anh Dung" w:date="2018-12-13T09:08:00Z"/>
          <w:rFonts w:cstheme="majorHAnsi"/>
          <w:rPrChange w:id="301" w:author="Nguyen Anh Dung" w:date="2018-12-13T16:48:00Z">
            <w:rPr>
              <w:ins w:id="302" w:author="Nguyen Anh Dung" w:date="2018-12-13T09:08:00Z"/>
              <w:color w:val="FF0000"/>
            </w:rPr>
          </w:rPrChange>
        </w:rPr>
      </w:pPr>
      <w:ins w:id="303" w:author="Nguyen Anh Dung" w:date="2018-12-13T16:36:00Z">
        <w:r w:rsidRPr="00E93F7D">
          <w:rPr>
            <w:rFonts w:cstheme="majorHAnsi"/>
            <w:rPrChange w:id="304" w:author="Nguyen Anh Dung" w:date="2018-12-13T16:48:00Z">
              <w:rPr/>
            </w:rPrChange>
          </w:rPr>
          <w:drawing>
            <wp:inline distT="0" distB="0" distL="0" distR="0" wp14:anchorId="4E30F8AF" wp14:editId="47C11FF3">
              <wp:extent cx="5731510" cy="32478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E1C33" w:rsidRPr="00E93F7D" w:rsidRDefault="00323BE3">
      <w:pPr>
        <w:jc w:val="both"/>
        <w:rPr>
          <w:ins w:id="305" w:author="Nguyen Anh Dung" w:date="2018-12-13T09:30:00Z"/>
          <w:rFonts w:cstheme="majorHAnsi"/>
          <w:rPrChange w:id="306" w:author="Nguyen Anh Dung" w:date="2018-12-13T16:48:00Z">
            <w:rPr>
              <w:ins w:id="307" w:author="Nguyen Anh Dung" w:date="2018-12-13T09:30:00Z"/>
              <w:color w:val="FF0000"/>
            </w:rPr>
          </w:rPrChange>
        </w:rPr>
      </w:pPr>
      <w:ins w:id="308" w:author="Nguyen Anh Dung" w:date="2018-12-13T09:28:00Z">
        <w:r w:rsidRPr="00E93F7D">
          <w:rPr>
            <w:rFonts w:cstheme="majorHAnsi"/>
            <w:rPrChange w:id="309" w:author="Nguyen Anh Dung" w:date="2018-12-13T16:48:00Z">
              <w:rPr>
                <w:color w:val="FF0000"/>
              </w:rPr>
            </w:rPrChange>
          </w:rPr>
          <w:t>- Thêm Trường “Ngày xử lý” – khi các Sở TNMT, các đơn vị liên quan gửi kết quả xử lý, “Ngày đăng tin”</w:t>
        </w:r>
      </w:ins>
      <w:ins w:id="310" w:author="Nguyen Anh Dung" w:date="2018-12-13T09:29:00Z">
        <w:r w:rsidRPr="00E93F7D">
          <w:rPr>
            <w:rFonts w:cstheme="majorHAnsi"/>
            <w:rPrChange w:id="311" w:author="Nguyen Anh Dung" w:date="2018-12-13T16:48:00Z">
              <w:rPr>
                <w:color w:val="FF0000"/>
              </w:rPr>
            </w:rPrChange>
          </w:rPr>
          <w:t xml:space="preserve"> – ngày đăng tải thông tin công khai trên Cổng thông tin.</w:t>
        </w:r>
      </w:ins>
    </w:p>
    <w:p w:rsidR="001437CD" w:rsidRPr="00E93F7D" w:rsidRDefault="001437CD">
      <w:pPr>
        <w:jc w:val="both"/>
        <w:rPr>
          <w:ins w:id="312" w:author="Nguyen Anh Dung" w:date="2018-12-13T10:39:00Z"/>
          <w:rFonts w:cstheme="majorHAnsi"/>
          <w:rPrChange w:id="313" w:author="Nguyen Anh Dung" w:date="2018-12-13T16:48:00Z">
            <w:rPr>
              <w:ins w:id="314" w:author="Nguyen Anh Dung" w:date="2018-12-13T10:39:00Z"/>
              <w:color w:val="FF0000"/>
            </w:rPr>
          </w:rPrChange>
        </w:rPr>
      </w:pPr>
      <w:ins w:id="315" w:author="Nguyen Anh Dung" w:date="2018-12-13T10:39:00Z">
        <w:r w:rsidRPr="00E93F7D">
          <w:rPr>
            <w:rFonts w:cstheme="majorHAnsi"/>
            <w:rPrChange w:id="316" w:author="Nguyen Anh Dung" w:date="2018-12-13T16:48:00Z">
              <w:rPr>
                <w:color w:val="FF0000"/>
              </w:rPr>
            </w:rPrChange>
          </w:rPr>
          <w:t>- Thêm Trường “Thẩm quyền</w:t>
        </w:r>
      </w:ins>
      <w:ins w:id="317" w:author="Nguyen Anh Dung" w:date="2018-12-13T10:42:00Z">
        <w:r w:rsidRPr="00E93F7D">
          <w:rPr>
            <w:rFonts w:cstheme="majorHAnsi"/>
            <w:rPrChange w:id="318" w:author="Nguyen Anh Dung" w:date="2018-12-13T16:48:00Z">
              <w:rPr>
                <w:color w:val="FF0000"/>
              </w:rPr>
            </w:rPrChange>
          </w:rPr>
          <w:t xml:space="preserve"> xử lý</w:t>
        </w:r>
      </w:ins>
      <w:ins w:id="319" w:author="Nguyen Anh Dung" w:date="2018-12-13T10:39:00Z">
        <w:r w:rsidRPr="00E93F7D">
          <w:rPr>
            <w:rFonts w:cstheme="majorHAnsi"/>
            <w:rPrChange w:id="320" w:author="Nguyen Anh Dung" w:date="2018-12-13T16:48:00Z">
              <w:rPr>
                <w:color w:val="FF0000"/>
              </w:rPr>
            </w:rPrChange>
          </w:rPr>
          <w:t>” với hai tùy chọn là “</w:t>
        </w:r>
      </w:ins>
      <w:ins w:id="321" w:author="Nguyen Anh Dung" w:date="2018-12-13T10:42:00Z">
        <w:r w:rsidRPr="00E93F7D">
          <w:rPr>
            <w:rFonts w:cstheme="majorHAnsi"/>
            <w:rPrChange w:id="322" w:author="Nguyen Anh Dung" w:date="2018-12-13T16:48:00Z">
              <w:rPr>
                <w:color w:val="FF0000"/>
              </w:rPr>
            </w:rPrChange>
          </w:rPr>
          <w:t>Thuộc thẩm quyền</w:t>
        </w:r>
      </w:ins>
      <w:ins w:id="323" w:author="Nguyen Anh Dung" w:date="2018-12-13T10:39:00Z">
        <w:r w:rsidRPr="00E93F7D">
          <w:rPr>
            <w:rFonts w:cstheme="majorHAnsi"/>
            <w:rPrChange w:id="324" w:author="Nguyen Anh Dung" w:date="2018-12-13T16:48:00Z">
              <w:rPr>
                <w:color w:val="FF0000"/>
              </w:rPr>
            </w:rPrChange>
          </w:rPr>
          <w:t>”</w:t>
        </w:r>
      </w:ins>
      <w:ins w:id="325" w:author="Nguyen Anh Dung" w:date="2018-12-13T10:42:00Z">
        <w:r w:rsidRPr="00E93F7D">
          <w:rPr>
            <w:rFonts w:cstheme="majorHAnsi"/>
            <w:rPrChange w:id="326" w:author="Nguyen Anh Dung" w:date="2018-12-13T16:48:00Z">
              <w:rPr>
                <w:color w:val="FF0000"/>
              </w:rPr>
            </w:rPrChange>
          </w:rPr>
          <w:t xml:space="preserve"> – thẩm quyền của trung ường và “Không thuộc thẩm quyền”</w:t>
        </w:r>
      </w:ins>
      <w:ins w:id="327" w:author="Nguyen Anh Dung" w:date="2018-12-13T10:43:00Z">
        <w:r w:rsidRPr="00E93F7D">
          <w:rPr>
            <w:rFonts w:cstheme="majorHAnsi"/>
            <w:rPrChange w:id="328" w:author="Nguyen Anh Dung" w:date="2018-12-13T16:48:00Z">
              <w:rPr>
                <w:color w:val="FF0000"/>
              </w:rPr>
            </w:rPrChange>
          </w:rPr>
          <w:t xml:space="preserve"> – thẩm quyền của địa phương.</w:t>
        </w:r>
      </w:ins>
    </w:p>
    <w:p w:rsidR="00323BE3" w:rsidRPr="00E93F7D" w:rsidRDefault="00323BE3">
      <w:pPr>
        <w:jc w:val="both"/>
        <w:rPr>
          <w:ins w:id="329" w:author="Nguyen Anh Dung" w:date="2018-12-13T09:33:00Z"/>
          <w:rFonts w:cstheme="majorHAnsi"/>
          <w:rPrChange w:id="330" w:author="Nguyen Anh Dung" w:date="2018-12-13T16:48:00Z">
            <w:rPr>
              <w:ins w:id="331" w:author="Nguyen Anh Dung" w:date="2018-12-13T09:33:00Z"/>
              <w:color w:val="FF0000"/>
            </w:rPr>
          </w:rPrChange>
        </w:rPr>
      </w:pPr>
      <w:ins w:id="332" w:author="Nguyen Anh Dung" w:date="2018-12-13T09:30:00Z">
        <w:r w:rsidRPr="00E93F7D">
          <w:rPr>
            <w:rFonts w:cstheme="majorHAnsi"/>
            <w:rPrChange w:id="333" w:author="Nguyen Anh Dung" w:date="2018-12-13T16:48:00Z">
              <w:rPr>
                <w:color w:val="FF0000"/>
              </w:rPr>
            </w:rPrChange>
          </w:rPr>
          <w:t>- Trường “Hành động”, thay “Phân công” =  “Chuyển”, “Công khai” = “Đăng tin”</w:t>
        </w:r>
      </w:ins>
      <w:ins w:id="334" w:author="Nguyen Anh Dung" w:date="2018-12-13T14:06:00Z">
        <w:r w:rsidR="00194798" w:rsidRPr="00E93F7D">
          <w:rPr>
            <w:rFonts w:cstheme="majorHAnsi"/>
            <w:rPrChange w:id="335" w:author="Nguyen Anh Dung" w:date="2018-12-13T16:48:00Z">
              <w:rPr>
                <w:color w:val="FF0000"/>
              </w:rPr>
            </w:rPrChange>
          </w:rPr>
          <w:t>.</w:t>
        </w:r>
      </w:ins>
    </w:p>
    <w:p w:rsidR="00323BE3" w:rsidRPr="00E93F7D" w:rsidRDefault="000204BA">
      <w:pPr>
        <w:jc w:val="both"/>
        <w:rPr>
          <w:ins w:id="336" w:author="Nguyen Anh Dung" w:date="2018-12-13T08:50:00Z"/>
          <w:rFonts w:cstheme="majorHAnsi"/>
          <w:rPrChange w:id="337" w:author="Nguyen Anh Dung" w:date="2018-12-13T16:48:00Z">
            <w:rPr>
              <w:ins w:id="338" w:author="Nguyen Anh Dung" w:date="2018-12-13T08:50:00Z"/>
              <w:color w:val="FF0000"/>
            </w:rPr>
          </w:rPrChange>
        </w:rPr>
      </w:pPr>
      <w:ins w:id="339" w:author="Nguyen Anh Dung" w:date="2018-12-13T09:33:00Z">
        <w:r w:rsidRPr="00E93F7D">
          <w:rPr>
            <w:rFonts w:cstheme="majorHAnsi"/>
            <w:rPrChange w:id="340" w:author="Nguyen Anh Dung" w:date="2018-12-13T16:48:00Z">
              <w:rPr>
                <w:color w:val="FF0000"/>
              </w:rPr>
            </w:rPrChange>
          </w:rPr>
          <w:t>Kích vào “Sửa”</w:t>
        </w:r>
      </w:ins>
      <w:ins w:id="341" w:author="Nguyen Anh Dung" w:date="2018-12-13T09:34:00Z">
        <w:r w:rsidRPr="00E93F7D">
          <w:rPr>
            <w:rFonts w:cstheme="majorHAnsi"/>
            <w:rPrChange w:id="342" w:author="Nguyen Anh Dung" w:date="2018-12-13T16:48:00Z">
              <w:rPr>
                <w:color w:val="FF0000"/>
              </w:rPr>
            </w:rPrChange>
          </w:rPr>
          <w:t xml:space="preserve"> Thu gọn lại chỉ để một chỗ hiển thị </w:t>
        </w:r>
      </w:ins>
      <w:ins w:id="343" w:author="Nguyen Anh Dung" w:date="2018-12-13T09:35:00Z">
        <w:r w:rsidRPr="00E93F7D">
          <w:rPr>
            <w:rFonts w:cstheme="majorHAnsi"/>
            <w:rPrChange w:id="344" w:author="Nguyen Anh Dung" w:date="2018-12-13T16:48:00Z">
              <w:rPr>
                <w:color w:val="FF0000"/>
              </w:rPr>
            </w:rPrChange>
          </w:rPr>
          <w:t>Sửa góp ý, phản ánh</w:t>
        </w:r>
      </w:ins>
      <w:ins w:id="345" w:author="Nguyen Anh Dung" w:date="2018-12-13T16:34:00Z">
        <w:r w:rsidR="00D61891" w:rsidRPr="00E93F7D">
          <w:rPr>
            <w:rFonts w:cstheme="majorHAnsi"/>
            <w:rPrChange w:id="346" w:author="Nguyen Anh Dung" w:date="2018-12-13T16:48:00Z">
              <w:rPr>
                <w:color w:val="FF0000"/>
              </w:rPr>
            </w:rPrChange>
          </w:rPr>
          <w:t xml:space="preserve"> – đang hiển thị cả 3 chỗ</w:t>
        </w:r>
      </w:ins>
      <w:ins w:id="347" w:author="Nguyen Anh Dung" w:date="2018-12-13T09:35:00Z">
        <w:r w:rsidRPr="00E93F7D">
          <w:rPr>
            <w:rFonts w:cstheme="majorHAnsi"/>
            <w:rPrChange w:id="348" w:author="Nguyen Anh Dung" w:date="2018-12-13T16:48:00Z">
              <w:rPr>
                <w:color w:val="FF0000"/>
              </w:rPr>
            </w:rPrChange>
          </w:rPr>
          <w:t>. Ảnh đại diện và Nguồn tin</w:t>
        </w:r>
      </w:ins>
      <w:ins w:id="349" w:author="Nguyen Anh Dung" w:date="2018-12-13T09:36:00Z">
        <w:r w:rsidRPr="00E93F7D">
          <w:rPr>
            <w:rFonts w:cstheme="majorHAnsi"/>
            <w:rPrChange w:id="350" w:author="Nguyen Anh Dung" w:date="2018-12-13T16:48:00Z">
              <w:rPr>
                <w:color w:val="FF0000"/>
              </w:rPr>
            </w:rPrChange>
          </w:rPr>
          <w:t xml:space="preserve"> và Ghi chú</w:t>
        </w:r>
      </w:ins>
      <w:ins w:id="351" w:author="Nguyen Anh Dung" w:date="2018-12-13T09:35:00Z">
        <w:r w:rsidRPr="00E93F7D">
          <w:rPr>
            <w:rFonts w:cstheme="majorHAnsi"/>
            <w:rPrChange w:id="352" w:author="Nguyen Anh Dung" w:date="2018-12-13T16:48:00Z">
              <w:rPr>
                <w:color w:val="FF0000"/>
              </w:rPr>
            </w:rPrChange>
          </w:rPr>
          <w:t xml:space="preserve"> để làm gì? Nế</w:t>
        </w:r>
      </w:ins>
      <w:ins w:id="353" w:author="Nguyen Anh Dung" w:date="2018-12-13T09:36:00Z">
        <w:r w:rsidRPr="00E93F7D">
          <w:rPr>
            <w:rFonts w:cstheme="majorHAnsi"/>
            <w:rPrChange w:id="354" w:author="Nguyen Anh Dung" w:date="2018-12-13T16:48:00Z">
              <w:rPr>
                <w:color w:val="FF0000"/>
              </w:rPr>
            </w:rPrChange>
          </w:rPr>
          <w:t>u không thì bỏ đi.</w:t>
        </w:r>
      </w:ins>
    </w:p>
    <w:p w:rsidR="00323BE3" w:rsidRPr="00E93F7D" w:rsidRDefault="000204BA">
      <w:pPr>
        <w:jc w:val="both"/>
        <w:rPr>
          <w:ins w:id="355" w:author="Nguyen Anh Dung" w:date="2018-12-13T09:28:00Z"/>
          <w:rFonts w:cstheme="majorHAnsi"/>
          <w:rPrChange w:id="356" w:author="Nguyen Anh Dung" w:date="2018-12-13T16:48:00Z">
            <w:rPr>
              <w:ins w:id="357" w:author="Nguyen Anh Dung" w:date="2018-12-13T09:28:00Z"/>
              <w:color w:val="FF0000"/>
            </w:rPr>
          </w:rPrChange>
        </w:rPr>
      </w:pPr>
      <w:ins w:id="358" w:author="Nguyen Anh Dung" w:date="2018-12-13T09:34:00Z">
        <w:r w:rsidRPr="00E93F7D">
          <w:rPr>
            <w:rFonts w:cstheme="majorHAnsi"/>
            <w:rPrChange w:id="359" w:author="Nguyen Anh Dung" w:date="2018-12-13T16:48:00Z">
              <w:rPr>
                <w:color w:val="FF0000"/>
              </w:rPr>
            </w:rPrChange>
          </w:rPr>
          <w:lastRenderedPageBreak/>
          <w:drawing>
            <wp:inline distT="0" distB="0" distL="0" distR="0" wp14:anchorId="531B7909" wp14:editId="5FFF22DD">
              <wp:extent cx="4902200" cy="30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9" cstate="print">
                        <a:extLst>
                          <a:ext uri="{28A0092B-C50C-407E-A947-70E740481C1C}">
                            <a14:useLocalDpi xmlns:a14="http://schemas.microsoft.com/office/drawing/2010/main"/>
                          </a:ext>
                        </a:extLst>
                      </a:blip>
                      <a:stretch>
                        <a:fillRect/>
                      </a:stretch>
                    </pic:blipFill>
                    <pic:spPr>
                      <a:xfrm>
                        <a:off x="0" y="0"/>
                        <a:ext cx="4901838" cy="3052108"/>
                      </a:xfrm>
                      <a:prstGeom prst="rect">
                        <a:avLst/>
                      </a:prstGeom>
                    </pic:spPr>
                  </pic:pic>
                </a:graphicData>
              </a:graphic>
            </wp:inline>
          </w:drawing>
        </w:r>
      </w:ins>
    </w:p>
    <w:p w:rsidR="00323BE3" w:rsidRPr="00E93F7D" w:rsidRDefault="000204BA">
      <w:pPr>
        <w:jc w:val="both"/>
        <w:rPr>
          <w:ins w:id="360" w:author="Nguyen Anh Dung" w:date="2018-12-13T09:38:00Z"/>
          <w:rFonts w:cstheme="majorHAnsi"/>
          <w:rPrChange w:id="361" w:author="Nguyen Anh Dung" w:date="2018-12-13T16:48:00Z">
            <w:rPr>
              <w:ins w:id="362" w:author="Nguyen Anh Dung" w:date="2018-12-13T09:38:00Z"/>
              <w:color w:val="FF0000"/>
            </w:rPr>
          </w:rPrChange>
        </w:rPr>
      </w:pPr>
      <w:ins w:id="363" w:author="Nguyen Anh Dung" w:date="2018-12-13T09:38:00Z">
        <w:r w:rsidRPr="00E93F7D">
          <w:rPr>
            <w:rFonts w:cstheme="majorHAnsi"/>
            <w:rPrChange w:id="364" w:author="Nguyen Anh Dung" w:date="2018-12-13T16:48:00Z">
              <w:rPr>
                <w:color w:val="FF0000"/>
              </w:rPr>
            </w:rPrChange>
          </w:rPr>
          <w:t>Phần Tóm tắt và Nội dung: bỏ bớt công cụ chỉnh sửa Văn bản.</w:t>
        </w:r>
      </w:ins>
    </w:p>
    <w:p w:rsidR="000204BA" w:rsidRPr="00E93F7D" w:rsidRDefault="000204BA">
      <w:pPr>
        <w:jc w:val="both"/>
        <w:rPr>
          <w:ins w:id="365" w:author="Nguyen Anh Dung" w:date="2018-12-13T09:28:00Z"/>
          <w:rFonts w:cstheme="majorHAnsi"/>
          <w:rPrChange w:id="366" w:author="Nguyen Anh Dung" w:date="2018-12-13T16:48:00Z">
            <w:rPr>
              <w:ins w:id="367" w:author="Nguyen Anh Dung" w:date="2018-12-13T09:28:00Z"/>
              <w:color w:val="FF0000"/>
            </w:rPr>
          </w:rPrChange>
        </w:rPr>
      </w:pPr>
      <w:ins w:id="368" w:author="Nguyen Anh Dung" w:date="2018-12-13T09:40:00Z">
        <w:r w:rsidRPr="00E93F7D">
          <w:rPr>
            <w:rFonts w:cstheme="majorHAnsi"/>
            <w:rPrChange w:id="369" w:author="Nguyen Anh Dung" w:date="2018-12-13T16:48:00Z">
              <w:rPr>
                <w:color w:val="FF0000"/>
              </w:rPr>
            </w:rPrChange>
          </w:rPr>
          <w:drawing>
            <wp:inline distT="0" distB="0" distL="0" distR="0" wp14:anchorId="669C251D" wp14:editId="0F48A8FF">
              <wp:extent cx="5003800" cy="31155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tat.png"/>
                      <pic:cNvPicPr/>
                    </pic:nvPicPr>
                    <pic:blipFill>
                      <a:blip r:embed="rId10" cstate="print">
                        <a:extLst>
                          <a:ext uri="{28A0092B-C50C-407E-A947-70E740481C1C}">
                            <a14:useLocalDpi xmlns:a14="http://schemas.microsoft.com/office/drawing/2010/main"/>
                          </a:ext>
                        </a:extLst>
                      </a:blip>
                      <a:stretch>
                        <a:fillRect/>
                      </a:stretch>
                    </pic:blipFill>
                    <pic:spPr>
                      <a:xfrm>
                        <a:off x="0" y="0"/>
                        <a:ext cx="5003431" cy="3115364"/>
                      </a:xfrm>
                      <a:prstGeom prst="rect">
                        <a:avLst/>
                      </a:prstGeom>
                    </pic:spPr>
                  </pic:pic>
                </a:graphicData>
              </a:graphic>
            </wp:inline>
          </w:drawing>
        </w:r>
      </w:ins>
    </w:p>
    <w:p w:rsidR="00323BE3" w:rsidRPr="00E93F7D" w:rsidRDefault="000204BA">
      <w:pPr>
        <w:jc w:val="both"/>
        <w:rPr>
          <w:ins w:id="370" w:author="Nguyen Anh Dung" w:date="2018-12-13T16:38:00Z"/>
          <w:rFonts w:cstheme="majorHAnsi"/>
          <w:rPrChange w:id="371" w:author="Nguyen Anh Dung" w:date="2018-12-13T16:48:00Z">
            <w:rPr>
              <w:ins w:id="372" w:author="Nguyen Anh Dung" w:date="2018-12-13T16:38:00Z"/>
              <w:color w:val="FF0000"/>
            </w:rPr>
          </w:rPrChange>
        </w:rPr>
      </w:pPr>
      <w:ins w:id="373" w:author="Nguyen Anh Dung" w:date="2018-12-13T09:43:00Z">
        <w:r w:rsidRPr="00E93F7D">
          <w:rPr>
            <w:rFonts w:cstheme="majorHAnsi"/>
            <w:rPrChange w:id="374" w:author="Nguyen Anh Dung" w:date="2018-12-13T16:48:00Z">
              <w:rPr>
                <w:color w:val="FF0000"/>
              </w:rPr>
            </w:rPrChange>
          </w:rPr>
          <w:t>Hành động “Phân công”</w:t>
        </w:r>
      </w:ins>
      <w:ins w:id="375" w:author="Nguyen Anh Dung" w:date="2018-12-13T14:06:00Z">
        <w:r w:rsidR="00194798" w:rsidRPr="00E93F7D">
          <w:rPr>
            <w:rFonts w:cstheme="majorHAnsi"/>
            <w:rPrChange w:id="376" w:author="Nguyen Anh Dung" w:date="2018-12-13T16:48:00Z">
              <w:rPr>
                <w:color w:val="FF0000"/>
              </w:rPr>
            </w:rPrChange>
          </w:rPr>
          <w:t>:</w:t>
        </w:r>
      </w:ins>
      <w:ins w:id="377" w:author="Nguyen Anh Dung" w:date="2018-12-13T09:43:00Z">
        <w:r w:rsidR="00B25CD1" w:rsidRPr="00E93F7D">
          <w:rPr>
            <w:rFonts w:cstheme="majorHAnsi"/>
            <w:rPrChange w:id="378" w:author="Nguyen Anh Dung" w:date="2018-12-13T16:48:00Z">
              <w:rPr>
                <w:color w:val="FF0000"/>
              </w:rPr>
            </w:rPrChange>
          </w:rPr>
          <w:t xml:space="preserve"> Cho Đầy đủ các Sở Tài nguyên và Môi trường của 63 tỉnh, thành phố, các đơn vị trực thuộc Tổng cục Môi trường vào, không chỉ để Ví dụ.</w:t>
        </w:r>
      </w:ins>
    </w:p>
    <w:p w:rsidR="00D61891" w:rsidRPr="00E93F7D" w:rsidRDefault="00D61891">
      <w:pPr>
        <w:jc w:val="both"/>
        <w:rPr>
          <w:ins w:id="379" w:author="Nguyen Anh Dung" w:date="2018-12-13T09:43:00Z"/>
          <w:rFonts w:cstheme="majorHAnsi"/>
          <w:rPrChange w:id="380" w:author="Nguyen Anh Dung" w:date="2018-12-13T16:48:00Z">
            <w:rPr>
              <w:ins w:id="381" w:author="Nguyen Anh Dung" w:date="2018-12-13T09:43:00Z"/>
              <w:color w:val="FF0000"/>
            </w:rPr>
          </w:rPrChange>
        </w:rPr>
      </w:pPr>
      <w:ins w:id="382" w:author="Nguyen Anh Dung" w:date="2018-12-13T16:38:00Z">
        <w:r w:rsidRPr="00E93F7D">
          <w:rPr>
            <w:rFonts w:cstheme="majorHAnsi"/>
            <w:rPrChange w:id="383" w:author="Nguyen Anh Dung" w:date="2018-12-13T16:48:00Z">
              <w:rPr/>
            </w:rPrChange>
          </w:rPr>
          <w:lastRenderedPageBreak/>
          <w:drawing>
            <wp:inline distT="0" distB="0" distL="0" distR="0" wp14:anchorId="247E5BD7" wp14:editId="1E96115D">
              <wp:extent cx="5731510" cy="32478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25CD1" w:rsidRPr="00E93F7D" w:rsidRDefault="000251B3">
      <w:pPr>
        <w:jc w:val="both"/>
        <w:rPr>
          <w:ins w:id="384" w:author="Nguyen Anh Dung" w:date="2018-12-13T09:44:00Z"/>
          <w:rFonts w:cstheme="majorHAnsi"/>
          <w:b/>
          <w:rPrChange w:id="385" w:author="Nguyen Anh Dung" w:date="2018-12-13T16:48:00Z">
            <w:rPr>
              <w:ins w:id="386" w:author="Nguyen Anh Dung" w:date="2018-12-13T09:44:00Z"/>
              <w:color w:val="FF0000"/>
            </w:rPr>
          </w:rPrChange>
        </w:rPr>
      </w:pPr>
      <w:ins w:id="387" w:author="Nguyen Anh Dung" w:date="2018-12-13T10:21:00Z">
        <w:r w:rsidRPr="00E93F7D">
          <w:rPr>
            <w:rFonts w:cstheme="majorHAnsi"/>
            <w:b/>
            <w:rPrChange w:id="388" w:author="Nguyen Anh Dung" w:date="2018-12-13T16:48:00Z">
              <w:rPr>
                <w:color w:val="FF0000"/>
              </w:rPr>
            </w:rPrChange>
          </w:rPr>
          <w:t xml:space="preserve">- </w:t>
        </w:r>
      </w:ins>
      <w:ins w:id="389" w:author="Nguyen Anh Dung" w:date="2018-12-13T10:20:00Z">
        <w:r w:rsidRPr="00E93F7D">
          <w:rPr>
            <w:rFonts w:cstheme="majorHAnsi"/>
            <w:b/>
            <w:rPrChange w:id="390" w:author="Nguyen Anh Dung" w:date="2018-12-13T16:48:00Z">
              <w:rPr>
                <w:color w:val="FF0000"/>
              </w:rPr>
            </w:rPrChange>
          </w:rPr>
          <w:t xml:space="preserve">Tại Tab của đơn vị </w:t>
        </w:r>
      </w:ins>
      <w:ins w:id="391" w:author="Nguyen Anh Dung" w:date="2018-12-13T10:21:00Z">
        <w:r w:rsidRPr="00E93F7D">
          <w:rPr>
            <w:rFonts w:cstheme="majorHAnsi"/>
            <w:b/>
            <w:rPrChange w:id="392" w:author="Nguyen Anh Dung" w:date="2018-12-13T16:48:00Z">
              <w:rPr>
                <w:color w:val="FF0000"/>
              </w:rPr>
            </w:rPrChange>
          </w:rPr>
          <w:t>được Chuyển Góp ý, phản ánh</w:t>
        </w:r>
      </w:ins>
    </w:p>
    <w:p w:rsidR="00063D9A" w:rsidRPr="00E93F7D" w:rsidRDefault="00063D9A">
      <w:pPr>
        <w:jc w:val="both"/>
        <w:rPr>
          <w:ins w:id="393" w:author="Nguyen Anh Dung" w:date="2018-12-13T11:07:00Z"/>
          <w:rFonts w:cstheme="majorHAnsi"/>
          <w:rPrChange w:id="394" w:author="Nguyen Anh Dung" w:date="2018-12-13T16:48:00Z">
            <w:rPr>
              <w:ins w:id="395" w:author="Nguyen Anh Dung" w:date="2018-12-13T11:07:00Z"/>
              <w:color w:val="FF0000"/>
            </w:rPr>
          </w:rPrChange>
        </w:rPr>
      </w:pPr>
      <w:ins w:id="396" w:author="Nguyen Anh Dung" w:date="2018-12-13T11:07:00Z">
        <w:r w:rsidRPr="00E93F7D">
          <w:rPr>
            <w:rFonts w:cstheme="majorHAnsi"/>
            <w:rPrChange w:id="397" w:author="Nguyen Anh Dung" w:date="2018-12-13T16:48:00Z">
              <w:rPr>
                <w:color w:val="FF0000"/>
              </w:rPr>
            </w:rPrChange>
          </w:rPr>
          <w:t>-Thêm trường “Trạng thái”</w:t>
        </w:r>
      </w:ins>
      <w:ins w:id="398" w:author="Nguyen Anh Dung" w:date="2018-12-13T11:08:00Z">
        <w:r w:rsidR="00E44A0C" w:rsidRPr="00E93F7D">
          <w:rPr>
            <w:rFonts w:cstheme="majorHAnsi"/>
            <w:rPrChange w:id="399" w:author="Nguyen Anh Dung" w:date="2018-12-13T16:48:00Z">
              <w:rPr>
                <w:color w:val="FF0000"/>
              </w:rPr>
            </w:rPrChange>
          </w:rPr>
          <w:t xml:space="preserve"> để biết là</w:t>
        </w:r>
      </w:ins>
      <w:ins w:id="400" w:author="Nguyen Anh Dung" w:date="2018-12-13T11:07:00Z">
        <w:r w:rsidRPr="00E93F7D">
          <w:rPr>
            <w:rFonts w:cstheme="majorHAnsi"/>
            <w:rPrChange w:id="401" w:author="Nguyen Anh Dung" w:date="2018-12-13T16:48:00Z">
              <w:rPr>
                <w:color w:val="FF0000"/>
              </w:rPr>
            </w:rPrChange>
          </w:rPr>
          <w:t xml:space="preserve"> đã</w:t>
        </w:r>
      </w:ins>
      <w:ins w:id="402" w:author="Nguyen Anh Dung" w:date="2018-12-13T11:08:00Z">
        <w:r w:rsidRPr="00E93F7D">
          <w:rPr>
            <w:rFonts w:cstheme="majorHAnsi"/>
            <w:rPrChange w:id="403" w:author="Nguyen Anh Dung" w:date="2018-12-13T16:48:00Z">
              <w:rPr>
                <w:color w:val="FF0000"/>
              </w:rPr>
            </w:rPrChange>
          </w:rPr>
          <w:t xml:space="preserve"> hoàn thành</w:t>
        </w:r>
      </w:ins>
      <w:ins w:id="404" w:author="Nguyen Anh Dung" w:date="2018-12-13T11:07:00Z">
        <w:r w:rsidRPr="00E93F7D">
          <w:rPr>
            <w:rFonts w:cstheme="majorHAnsi"/>
            <w:rPrChange w:id="405" w:author="Nguyen Anh Dung" w:date="2018-12-13T16:48:00Z">
              <w:rPr>
                <w:color w:val="FF0000"/>
              </w:rPr>
            </w:rPrChange>
          </w:rPr>
          <w:t xml:space="preserve"> xử lý hay mới tiếp nhận</w:t>
        </w:r>
      </w:ins>
      <w:ins w:id="406" w:author="Nguyen Anh Dung" w:date="2018-12-13T11:08:00Z">
        <w:r w:rsidRPr="00E93F7D">
          <w:rPr>
            <w:rFonts w:cstheme="majorHAnsi"/>
            <w:rPrChange w:id="407" w:author="Nguyen Anh Dung" w:date="2018-12-13T16:48:00Z">
              <w:rPr>
                <w:color w:val="FF0000"/>
              </w:rPr>
            </w:rPrChange>
          </w:rPr>
          <w:t xml:space="preserve"> </w:t>
        </w:r>
        <w:r w:rsidR="00E44A0C" w:rsidRPr="00E93F7D">
          <w:rPr>
            <w:rFonts w:cstheme="majorHAnsi"/>
            <w:rPrChange w:id="408" w:author="Nguyen Anh Dung" w:date="2018-12-13T16:48:00Z">
              <w:rPr>
                <w:color w:val="FF0000"/>
              </w:rPr>
            </w:rPrChange>
          </w:rPr>
          <w:t>. Lọc thông tin trường theo trạng thái.</w:t>
        </w:r>
      </w:ins>
      <w:ins w:id="409" w:author="Nguyen Anh Dung" w:date="2018-12-13T11:31:00Z">
        <w:r w:rsidR="00152CA1" w:rsidRPr="00E93F7D">
          <w:rPr>
            <w:rFonts w:cstheme="majorHAnsi"/>
            <w:rPrChange w:id="410" w:author="Nguyen Anh Dung" w:date="2018-12-13T16:48:00Z">
              <w:rPr>
                <w:color w:val="FF0000"/>
              </w:rPr>
            </w:rPrChange>
          </w:rPr>
          <w:t xml:space="preserve"> </w:t>
        </w:r>
      </w:ins>
    </w:p>
    <w:p w:rsidR="00B25CD1" w:rsidRPr="00E93F7D" w:rsidRDefault="000251B3">
      <w:pPr>
        <w:jc w:val="both"/>
        <w:rPr>
          <w:ins w:id="411" w:author="Nguyen Anh Dung" w:date="2018-12-13T10:23:00Z"/>
          <w:rFonts w:cstheme="majorHAnsi"/>
          <w:rPrChange w:id="412" w:author="Nguyen Anh Dung" w:date="2018-12-13T16:48:00Z">
            <w:rPr>
              <w:ins w:id="413" w:author="Nguyen Anh Dung" w:date="2018-12-13T10:23:00Z"/>
              <w:color w:val="FF0000"/>
            </w:rPr>
          </w:rPrChange>
        </w:rPr>
      </w:pPr>
      <w:ins w:id="414" w:author="Nguyen Anh Dung" w:date="2018-12-13T10:22:00Z">
        <w:r w:rsidRPr="00E93F7D">
          <w:rPr>
            <w:rFonts w:cstheme="majorHAnsi"/>
            <w:rPrChange w:id="415" w:author="Nguyen Anh Dung" w:date="2018-12-13T16:48:00Z">
              <w:rPr>
                <w:color w:val="FF0000"/>
              </w:rPr>
            </w:rPrChange>
          </w:rPr>
          <w:t xml:space="preserve">Thêm Trường “Ngày </w:t>
        </w:r>
      </w:ins>
      <w:ins w:id="416" w:author="Nguyen Anh Dung" w:date="2018-12-13T10:23:00Z">
        <w:r w:rsidRPr="00E93F7D">
          <w:rPr>
            <w:rFonts w:cstheme="majorHAnsi"/>
            <w:rPrChange w:id="417" w:author="Nguyen Anh Dung" w:date="2018-12-13T16:48:00Z">
              <w:rPr>
                <w:color w:val="FF0000"/>
              </w:rPr>
            </w:rPrChange>
          </w:rPr>
          <w:t>chuyển</w:t>
        </w:r>
      </w:ins>
      <w:ins w:id="418" w:author="Nguyen Anh Dung" w:date="2018-12-13T10:22:00Z">
        <w:r w:rsidRPr="00E93F7D">
          <w:rPr>
            <w:rFonts w:cstheme="majorHAnsi"/>
            <w:rPrChange w:id="419" w:author="Nguyen Anh Dung" w:date="2018-12-13T16:48:00Z">
              <w:rPr>
                <w:color w:val="FF0000"/>
              </w:rPr>
            </w:rPrChange>
          </w:rPr>
          <w:t>”</w:t>
        </w:r>
      </w:ins>
      <w:ins w:id="420" w:author="Nguyen Anh Dung" w:date="2018-12-13T10:23:00Z">
        <w:r w:rsidRPr="00E93F7D">
          <w:rPr>
            <w:rFonts w:cstheme="majorHAnsi"/>
            <w:rPrChange w:id="421" w:author="Nguyen Anh Dung" w:date="2018-12-13T16:48:00Z">
              <w:rPr>
                <w:color w:val="FF0000"/>
              </w:rPr>
            </w:rPrChange>
          </w:rPr>
          <w:t xml:space="preserve"> – Là ngày mà </w:t>
        </w:r>
      </w:ins>
      <w:ins w:id="422" w:author="Nguyen Anh Dung" w:date="2018-12-13T10:45:00Z">
        <w:r w:rsidR="001F4E7B" w:rsidRPr="00E93F7D">
          <w:rPr>
            <w:rFonts w:cstheme="majorHAnsi"/>
            <w:rPrChange w:id="423" w:author="Nguyen Anh Dung" w:date="2018-12-13T16:48:00Z">
              <w:rPr>
                <w:color w:val="FF0000"/>
              </w:rPr>
            </w:rPrChange>
          </w:rPr>
          <w:t>Tổng cục Môi trường</w:t>
        </w:r>
      </w:ins>
      <w:ins w:id="424" w:author="Nguyen Anh Dung" w:date="2018-12-13T10:23:00Z">
        <w:r w:rsidRPr="00E93F7D">
          <w:rPr>
            <w:rFonts w:cstheme="majorHAnsi"/>
            <w:rPrChange w:id="425" w:author="Nguyen Anh Dung" w:date="2018-12-13T16:48:00Z">
              <w:rPr>
                <w:color w:val="FF0000"/>
              </w:rPr>
            </w:rPrChange>
          </w:rPr>
          <w:t xml:space="preserve"> chuyển cho các đơn vị.</w:t>
        </w:r>
      </w:ins>
    </w:p>
    <w:p w:rsidR="001F4E7B" w:rsidRPr="00E93F7D" w:rsidRDefault="001F4E7B">
      <w:pPr>
        <w:jc w:val="both"/>
        <w:rPr>
          <w:ins w:id="426" w:author="Nguyen Anh Dung" w:date="2018-12-13T10:45:00Z"/>
          <w:rFonts w:cstheme="majorHAnsi"/>
          <w:i/>
          <w:rPrChange w:id="427" w:author="Nguyen Anh Dung" w:date="2018-12-13T16:48:00Z">
            <w:rPr>
              <w:ins w:id="428" w:author="Nguyen Anh Dung" w:date="2018-12-13T10:45:00Z"/>
              <w:b/>
              <w:i/>
              <w:color w:val="FF0000"/>
            </w:rPr>
          </w:rPrChange>
        </w:rPr>
      </w:pPr>
      <w:ins w:id="429" w:author="Nguyen Anh Dung" w:date="2018-12-13T10:45:00Z">
        <w:r w:rsidRPr="00E93F7D">
          <w:rPr>
            <w:rFonts w:cstheme="majorHAnsi"/>
            <w:i/>
            <w:rPrChange w:id="430" w:author="Nguyen Anh Dung" w:date="2018-12-13T16:48:00Z">
              <w:rPr>
                <w:b/>
                <w:i/>
                <w:color w:val="FF0000"/>
              </w:rPr>
            </w:rPrChange>
          </w:rPr>
          <w:t xml:space="preserve">- </w:t>
        </w:r>
      </w:ins>
      <w:ins w:id="431" w:author="Nguyen Anh Dung" w:date="2018-12-13T10:46:00Z">
        <w:r w:rsidRPr="00E93F7D">
          <w:rPr>
            <w:rFonts w:cstheme="majorHAnsi"/>
            <w:i/>
            <w:rPrChange w:id="432" w:author="Nguyen Anh Dung" w:date="2018-12-13T16:48:00Z">
              <w:rPr>
                <w:b/>
                <w:i/>
                <w:color w:val="FF0000"/>
              </w:rPr>
            </w:rPrChange>
          </w:rPr>
          <w:t xml:space="preserve">Thêm trường </w:t>
        </w:r>
      </w:ins>
      <w:ins w:id="433" w:author="Nguyen Anh Dung" w:date="2018-12-13T10:45:00Z">
        <w:r w:rsidRPr="00E93F7D">
          <w:rPr>
            <w:rFonts w:cstheme="majorHAnsi"/>
            <w:i/>
            <w:rPrChange w:id="434" w:author="Nguyen Anh Dung" w:date="2018-12-13T16:48:00Z">
              <w:rPr>
                <w:b/>
                <w:i/>
                <w:color w:val="FF0000"/>
              </w:rPr>
            </w:rPrChange>
          </w:rPr>
          <w:t xml:space="preserve">Mã </w:t>
        </w:r>
      </w:ins>
      <w:ins w:id="435" w:author="Nguyen Anh Dung" w:date="2018-12-13T16:23:00Z">
        <w:r w:rsidR="00910F0D" w:rsidRPr="00E93F7D">
          <w:rPr>
            <w:rFonts w:cstheme="majorHAnsi"/>
            <w:i/>
            <w:rPrChange w:id="436" w:author="Nguyen Anh Dung" w:date="2018-12-13T16:48:00Z">
              <w:rPr>
                <w:i/>
                <w:color w:val="FF0000"/>
              </w:rPr>
            </w:rPrChange>
          </w:rPr>
          <w:t>PAKN</w:t>
        </w:r>
      </w:ins>
    </w:p>
    <w:p w:rsidR="000251B3" w:rsidRPr="00E93F7D" w:rsidRDefault="000251B3">
      <w:pPr>
        <w:jc w:val="both"/>
        <w:rPr>
          <w:ins w:id="437" w:author="Nguyen Anh Dung" w:date="2018-12-13T10:26:00Z"/>
          <w:rFonts w:cstheme="majorHAnsi"/>
          <w:rPrChange w:id="438" w:author="Nguyen Anh Dung" w:date="2018-12-13T16:48:00Z">
            <w:rPr>
              <w:ins w:id="439" w:author="Nguyen Anh Dung" w:date="2018-12-13T10:26:00Z"/>
              <w:color w:val="FF0000"/>
            </w:rPr>
          </w:rPrChange>
        </w:rPr>
      </w:pPr>
      <w:ins w:id="440" w:author="Nguyen Anh Dung" w:date="2018-12-13T10:26:00Z">
        <w:r w:rsidRPr="00E93F7D">
          <w:rPr>
            <w:rFonts w:cstheme="majorHAnsi"/>
            <w:b/>
            <w:i/>
            <w:rPrChange w:id="441" w:author="Nguyen Anh Dung" w:date="2018-12-13T16:48:00Z">
              <w:rPr>
                <w:b/>
                <w:i/>
                <w:color w:val="FF0000"/>
              </w:rPr>
            </w:rPrChange>
          </w:rPr>
          <w:t>-</w:t>
        </w:r>
      </w:ins>
      <w:ins w:id="442" w:author="Nguyen Anh Dung" w:date="2018-12-13T10:23:00Z">
        <w:r w:rsidRPr="00E93F7D">
          <w:rPr>
            <w:rFonts w:cstheme="majorHAnsi"/>
            <w:b/>
            <w:i/>
            <w:rPrChange w:id="443" w:author="Nguyen Anh Dung" w:date="2018-12-13T16:48:00Z">
              <w:rPr>
                <w:color w:val="FF0000"/>
              </w:rPr>
            </w:rPrChange>
          </w:rPr>
          <w:t>Tại trường “Hành động”</w:t>
        </w:r>
      </w:ins>
      <w:ins w:id="444" w:author="Nguyen Anh Dung" w:date="2018-12-13T10:24:00Z">
        <w:r w:rsidRPr="00E93F7D">
          <w:rPr>
            <w:rFonts w:cstheme="majorHAnsi"/>
            <w:rPrChange w:id="445" w:author="Nguyen Anh Dung" w:date="2018-12-13T16:48:00Z">
              <w:rPr>
                <w:color w:val="FF0000"/>
              </w:rPr>
            </w:rPrChange>
          </w:rPr>
          <w:t xml:space="preserve"> thêm </w:t>
        </w:r>
      </w:ins>
      <w:ins w:id="446" w:author="Nguyen Anh Dung" w:date="2018-12-13T10:25:00Z">
        <w:r w:rsidRPr="00E93F7D">
          <w:rPr>
            <w:rFonts w:cstheme="majorHAnsi"/>
            <w:rPrChange w:id="447" w:author="Nguyen Anh Dung" w:date="2018-12-13T16:48:00Z">
              <w:rPr>
                <w:color w:val="FF0000"/>
              </w:rPr>
            </w:rPrChange>
          </w:rPr>
          <w:t>chức năng “Chuyển trả lại” – Chuyển lại những Góp ý mà đơn vị thấy không thuộc thẩm quyền, kèm theo Lý do chuyển trả lại.</w:t>
        </w:r>
      </w:ins>
    </w:p>
    <w:p w:rsidR="000251B3" w:rsidRPr="00E93F7D" w:rsidRDefault="000251B3">
      <w:pPr>
        <w:jc w:val="both"/>
        <w:rPr>
          <w:ins w:id="448" w:author="Nguyen Anh Dung" w:date="2018-12-13T16:43:00Z"/>
          <w:rFonts w:cstheme="majorHAnsi"/>
          <w:rPrChange w:id="449" w:author="Nguyen Anh Dung" w:date="2018-12-13T16:48:00Z">
            <w:rPr>
              <w:ins w:id="450" w:author="Nguyen Anh Dung" w:date="2018-12-13T16:43:00Z"/>
              <w:color w:val="FF0000"/>
            </w:rPr>
          </w:rPrChange>
        </w:rPr>
      </w:pPr>
      <w:ins w:id="451" w:author="Nguyen Anh Dung" w:date="2018-12-13T10:26:00Z">
        <w:r w:rsidRPr="00E93F7D">
          <w:rPr>
            <w:rFonts w:cstheme="majorHAnsi"/>
            <w:rPrChange w:id="452" w:author="Nguyen Anh Dung" w:date="2018-12-13T16:48:00Z">
              <w:rPr>
                <w:color w:val="FF0000"/>
              </w:rPr>
            </w:rPrChange>
          </w:rPr>
          <w:t>Nút ‘Xem chi tiết’</w:t>
        </w:r>
      </w:ins>
      <w:ins w:id="453" w:author="Nguyen Anh Dung" w:date="2018-12-13T10:29:00Z">
        <w:r w:rsidR="00E2345C" w:rsidRPr="00E93F7D">
          <w:rPr>
            <w:rFonts w:cstheme="majorHAnsi"/>
            <w:rPrChange w:id="454" w:author="Nguyen Anh Dung" w:date="2018-12-13T16:48:00Z">
              <w:rPr>
                <w:color w:val="FF0000"/>
              </w:rPr>
            </w:rPrChange>
          </w:rPr>
          <w:t xml:space="preserve">. Phần Lãnh đạo Tổng cục môi trường không cần thiết, bỏ ô này đi. </w:t>
        </w:r>
      </w:ins>
      <w:ins w:id="455" w:author="Nguyen Anh Dung" w:date="2018-12-13T10:35:00Z">
        <w:r w:rsidR="00E2345C" w:rsidRPr="00E93F7D">
          <w:rPr>
            <w:rFonts w:cstheme="majorHAnsi"/>
            <w:rPrChange w:id="456" w:author="Nguyen Anh Dung" w:date="2018-12-13T16:48:00Z">
              <w:rPr>
                <w:color w:val="FF0000"/>
              </w:rPr>
            </w:rPrChange>
          </w:rPr>
          <w:t xml:space="preserve">Phần Góp ý, phản ánh Hiển thị đầy đủ thông tin </w:t>
        </w:r>
      </w:ins>
      <w:ins w:id="457" w:author="Nguyen Anh Dung" w:date="2018-12-13T10:36:00Z">
        <w:r w:rsidR="00E2345C" w:rsidRPr="00E93F7D">
          <w:rPr>
            <w:rFonts w:cstheme="majorHAnsi"/>
            <w:rPrChange w:id="458" w:author="Nguyen Anh Dung" w:date="2018-12-13T16:48:00Z">
              <w:rPr>
                <w:color w:val="FF0000"/>
              </w:rPr>
            </w:rPrChange>
          </w:rPr>
          <w:t>của người gửi như tên, số điện thoại, địa chỉ</w:t>
        </w:r>
      </w:ins>
      <w:ins w:id="459" w:author="Nguyen Anh Dung" w:date="2018-12-13T10:37:00Z">
        <w:r w:rsidR="001437CD" w:rsidRPr="00E93F7D">
          <w:rPr>
            <w:rFonts w:cstheme="majorHAnsi"/>
            <w:rPrChange w:id="460" w:author="Nguyen Anh Dung" w:date="2018-12-13T16:48:00Z">
              <w:rPr>
                <w:color w:val="FF0000"/>
              </w:rPr>
            </w:rPrChange>
          </w:rPr>
          <w:t>, nội dung phản ánh, File đính kèm (đang không hiện file của người dân đính kèm)</w:t>
        </w:r>
      </w:ins>
    </w:p>
    <w:p w:rsidR="00E51012" w:rsidRPr="00E93F7D" w:rsidRDefault="00E51012">
      <w:pPr>
        <w:jc w:val="both"/>
        <w:rPr>
          <w:ins w:id="461" w:author="Nguyen Anh Dung" w:date="2018-12-13T10:25:00Z"/>
          <w:rFonts w:cstheme="majorHAnsi"/>
          <w:rPrChange w:id="462" w:author="Nguyen Anh Dung" w:date="2018-12-13T16:48:00Z">
            <w:rPr>
              <w:ins w:id="463" w:author="Nguyen Anh Dung" w:date="2018-12-13T10:25:00Z"/>
              <w:color w:val="FF0000"/>
            </w:rPr>
          </w:rPrChange>
        </w:rPr>
      </w:pPr>
      <w:ins w:id="464" w:author="Nguyen Anh Dung" w:date="2018-12-13T16:43:00Z">
        <w:r w:rsidRPr="00E93F7D">
          <w:rPr>
            <w:rFonts w:cstheme="majorHAnsi"/>
            <w:rPrChange w:id="465" w:author="Nguyen Anh Dung" w:date="2018-12-13T16:48:00Z">
              <w:rPr/>
            </w:rPrChange>
          </w:rPr>
          <w:lastRenderedPageBreak/>
          <w:drawing>
            <wp:inline distT="0" distB="0" distL="0" distR="0" wp14:anchorId="4BF71F5D" wp14:editId="627B00EF">
              <wp:extent cx="4953000" cy="280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955649" cy="2808202"/>
                      </a:xfrm>
                      <a:prstGeom prst="rect">
                        <a:avLst/>
                      </a:prstGeom>
                    </pic:spPr>
                  </pic:pic>
                </a:graphicData>
              </a:graphic>
            </wp:inline>
          </w:drawing>
        </w:r>
      </w:ins>
    </w:p>
    <w:p w:rsidR="00323BE3" w:rsidRPr="00E93F7D" w:rsidRDefault="00185C9C">
      <w:pPr>
        <w:jc w:val="both"/>
        <w:rPr>
          <w:ins w:id="466" w:author="Nguyen Anh Dung" w:date="2018-12-13T10:57:00Z"/>
          <w:rFonts w:cstheme="majorHAnsi"/>
          <w:rPrChange w:id="467" w:author="Nguyen Anh Dung" w:date="2018-12-13T16:48:00Z">
            <w:rPr>
              <w:ins w:id="468" w:author="Nguyen Anh Dung" w:date="2018-12-13T10:57:00Z"/>
              <w:color w:val="FF0000"/>
            </w:rPr>
          </w:rPrChange>
        </w:rPr>
      </w:pPr>
      <w:ins w:id="469" w:author="Nguyen Anh Dung" w:date="2018-12-13T10:55:00Z">
        <w:r w:rsidRPr="00E93F7D">
          <w:rPr>
            <w:rFonts w:cstheme="majorHAnsi"/>
            <w:rPrChange w:id="470" w:author="Nguyen Anh Dung" w:date="2018-12-13T16:48:00Z">
              <w:rPr>
                <w:color w:val="FF0000"/>
              </w:rPr>
            </w:rPrChange>
          </w:rPr>
          <w:t>Sau “Báo cáo kết quả xử lý”, phần ‘Xem chi tiết’</w:t>
        </w:r>
      </w:ins>
      <w:ins w:id="471" w:author="Nguyen Anh Dung" w:date="2018-12-13T10:56:00Z">
        <w:r w:rsidRPr="00E93F7D">
          <w:rPr>
            <w:rFonts w:cstheme="majorHAnsi"/>
            <w:rPrChange w:id="472" w:author="Nguyen Anh Dung" w:date="2018-12-13T16:48:00Z">
              <w:rPr>
                <w:color w:val="FF0000"/>
              </w:rPr>
            </w:rPrChange>
          </w:rPr>
          <w:t xml:space="preserve"> Hiển thị đầy đủ thông tin của người gửi như tên, số điện thoại, địa chỉ, nội dung phản ánh, File đính kèm, Kết quả trả lời của Sở Tài nguyên và môi trường</w:t>
        </w:r>
      </w:ins>
      <w:ins w:id="473" w:author="Nguyen Anh Dung" w:date="2018-12-13T10:57:00Z">
        <w:r w:rsidRPr="00E93F7D">
          <w:rPr>
            <w:rFonts w:cstheme="majorHAnsi"/>
            <w:rPrChange w:id="474" w:author="Nguyen Anh Dung" w:date="2018-12-13T16:48:00Z">
              <w:rPr>
                <w:color w:val="FF0000"/>
              </w:rPr>
            </w:rPrChange>
          </w:rPr>
          <w:t>.</w:t>
        </w:r>
      </w:ins>
    </w:p>
    <w:p w:rsidR="00185C9C" w:rsidRPr="00E93F7D" w:rsidRDefault="00185C9C">
      <w:pPr>
        <w:jc w:val="both"/>
        <w:rPr>
          <w:ins w:id="475" w:author="Nguyen Anh Dung" w:date="2018-12-13T16:44:00Z"/>
          <w:rFonts w:cstheme="majorHAnsi"/>
          <w:rPrChange w:id="476" w:author="Nguyen Anh Dung" w:date="2018-12-13T16:48:00Z">
            <w:rPr>
              <w:ins w:id="477" w:author="Nguyen Anh Dung" w:date="2018-12-13T16:44:00Z"/>
              <w:color w:val="FF0000"/>
            </w:rPr>
          </w:rPrChange>
        </w:rPr>
      </w:pPr>
      <w:ins w:id="478" w:author="Nguyen Anh Dung" w:date="2018-12-13T10:57:00Z">
        <w:r w:rsidRPr="00E93F7D">
          <w:rPr>
            <w:rFonts w:cstheme="majorHAnsi"/>
            <w:rPrChange w:id="479" w:author="Nguyen Anh Dung" w:date="2018-12-13T16:48:00Z">
              <w:rPr>
                <w:color w:val="FF0000"/>
              </w:rPr>
            </w:rPrChange>
          </w:rPr>
          <w:t xml:space="preserve">-Thêm trường ‘Ngày </w:t>
        </w:r>
      </w:ins>
      <w:ins w:id="480" w:author="Nguyen Anh Dung" w:date="2018-12-13T11:04:00Z">
        <w:r w:rsidR="00063D9A" w:rsidRPr="00E93F7D">
          <w:rPr>
            <w:rFonts w:cstheme="majorHAnsi"/>
            <w:rPrChange w:id="481" w:author="Nguyen Anh Dung" w:date="2018-12-13T16:48:00Z">
              <w:rPr>
                <w:color w:val="FF0000"/>
              </w:rPr>
            </w:rPrChange>
          </w:rPr>
          <w:t>hoàn thành xử lý</w:t>
        </w:r>
      </w:ins>
      <w:ins w:id="482" w:author="Nguyen Anh Dung" w:date="2018-12-13T10:57:00Z">
        <w:r w:rsidRPr="00E93F7D">
          <w:rPr>
            <w:rFonts w:cstheme="majorHAnsi"/>
            <w:rPrChange w:id="483" w:author="Nguyen Anh Dung" w:date="2018-12-13T16:48:00Z">
              <w:rPr>
                <w:color w:val="FF0000"/>
              </w:rPr>
            </w:rPrChange>
          </w:rPr>
          <w:t>’</w:t>
        </w:r>
      </w:ins>
      <w:ins w:id="484" w:author="Nguyen Anh Dung" w:date="2018-12-13T11:04:00Z">
        <w:r w:rsidR="00063D9A" w:rsidRPr="00E93F7D">
          <w:rPr>
            <w:rFonts w:cstheme="majorHAnsi"/>
            <w:rPrChange w:id="485" w:author="Nguyen Anh Dung" w:date="2018-12-13T16:48:00Z">
              <w:rPr>
                <w:color w:val="FF0000"/>
              </w:rPr>
            </w:rPrChange>
          </w:rPr>
          <w:t xml:space="preserve"> – là ngày Báo cáo kết quả xử lý của Sở Tài nguyên và Môi trường</w:t>
        </w:r>
      </w:ins>
      <w:ins w:id="486" w:author="Nguyen Anh Dung" w:date="2018-12-13T16:44:00Z">
        <w:r w:rsidR="00E51012" w:rsidRPr="00E93F7D">
          <w:rPr>
            <w:rFonts w:cstheme="majorHAnsi"/>
            <w:rPrChange w:id="487" w:author="Nguyen Anh Dung" w:date="2018-12-13T16:48:00Z">
              <w:rPr>
                <w:color w:val="FF0000"/>
              </w:rPr>
            </w:rPrChange>
          </w:rPr>
          <w:t xml:space="preserve"> vào Giao diện</w:t>
        </w:r>
      </w:ins>
      <w:ins w:id="488" w:author="Nguyen Anh Dung" w:date="2018-12-13T11:04:00Z">
        <w:r w:rsidR="00063D9A" w:rsidRPr="00E93F7D">
          <w:rPr>
            <w:rFonts w:cstheme="majorHAnsi"/>
            <w:rPrChange w:id="489" w:author="Nguyen Anh Dung" w:date="2018-12-13T16:48:00Z">
              <w:rPr>
                <w:color w:val="FF0000"/>
              </w:rPr>
            </w:rPrChange>
          </w:rPr>
          <w:t>.</w:t>
        </w:r>
      </w:ins>
    </w:p>
    <w:p w:rsidR="00E51012" w:rsidRPr="00E93F7D" w:rsidRDefault="00E51012">
      <w:pPr>
        <w:jc w:val="both"/>
        <w:rPr>
          <w:ins w:id="490" w:author="Nguyen Anh Dung" w:date="2018-12-13T09:28:00Z"/>
          <w:rFonts w:cstheme="majorHAnsi"/>
          <w:rPrChange w:id="491" w:author="Nguyen Anh Dung" w:date="2018-12-13T16:48:00Z">
            <w:rPr>
              <w:ins w:id="492" w:author="Nguyen Anh Dung" w:date="2018-12-13T09:28:00Z"/>
            </w:rPr>
          </w:rPrChange>
        </w:rPr>
      </w:pPr>
      <w:ins w:id="493" w:author="Nguyen Anh Dung" w:date="2018-12-13T16:44:00Z">
        <w:r w:rsidRPr="00E93F7D">
          <w:rPr>
            <w:rFonts w:cstheme="majorHAnsi"/>
            <w:rPrChange w:id="494" w:author="Nguyen Anh Dung" w:date="2018-12-13T16:48:00Z">
              <w:rPr/>
            </w:rPrChange>
          </w:rPr>
          <w:drawing>
            <wp:inline distT="0" distB="0" distL="0" distR="0" wp14:anchorId="580F96DB" wp14:editId="691B2D97">
              <wp:extent cx="5926608"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39790" cy="1718314"/>
                      </a:xfrm>
                      <a:prstGeom prst="rect">
                        <a:avLst/>
                      </a:prstGeom>
                      <a:ln>
                        <a:noFill/>
                      </a:ln>
                      <a:extLst>
                        <a:ext uri="{53640926-AAD7-44D8-BBD7-CCE9431645EC}">
                          <a14:shadowObscured xmlns:a14="http://schemas.microsoft.com/office/drawing/2010/main"/>
                        </a:ext>
                      </a:extLst>
                    </pic:spPr>
                  </pic:pic>
                </a:graphicData>
              </a:graphic>
            </wp:inline>
          </w:drawing>
        </w:r>
      </w:ins>
    </w:p>
    <w:p w:rsidR="006D48F0" w:rsidRPr="00E93F7D" w:rsidRDefault="004F11A4">
      <w:pPr>
        <w:jc w:val="both"/>
        <w:rPr>
          <w:ins w:id="495" w:author="Nguyen Anh Dung" w:date="2018-12-12T18:31:00Z"/>
          <w:rFonts w:cstheme="majorHAnsi"/>
          <w:rPrChange w:id="496" w:author="Nguyen Anh Dung" w:date="2018-12-13T16:48:00Z">
            <w:rPr>
              <w:ins w:id="497" w:author="Nguyen Anh Dung" w:date="2018-12-12T18:31:00Z"/>
              <w:color w:val="FF0000"/>
            </w:rPr>
          </w:rPrChange>
        </w:rPr>
      </w:pPr>
      <w:ins w:id="498" w:author="My PC" w:date="2018-12-13T00:02:00Z">
        <w:del w:id="499" w:author="Nguyen Anh Dung" w:date="2018-12-13T11:05:00Z">
          <w:r w:rsidRPr="00E93F7D" w:rsidDel="00063D9A">
            <w:rPr>
              <w:rFonts w:cstheme="majorHAnsi"/>
              <w:b/>
              <w:rPrChange w:id="500" w:author="Nguyen Anh Dung" w:date="2018-12-13T16:48:00Z">
                <w:rPr>
                  <w:color w:val="FF0000"/>
                </w:rPr>
              </w:rPrChange>
            </w:rPr>
            <w:delText>thêm thông tin</w:delText>
          </w:r>
          <w:r w:rsidRPr="00E93F7D" w:rsidDel="00063D9A">
            <w:rPr>
              <w:rFonts w:cstheme="majorHAnsi"/>
              <w:rPrChange w:id="501" w:author="Nguyen Anh Dung" w:date="2018-12-13T16:48:00Z">
                <w:rPr>
                  <w:color w:val="FF0000"/>
                </w:rPr>
              </w:rPrChange>
            </w:rPr>
            <w:delText xml:space="preserve"> để giải quyết</w:delText>
          </w:r>
        </w:del>
      </w:ins>
      <w:ins w:id="502" w:author="Nguyen Anh Dung" w:date="2018-12-12T18:31:00Z">
        <w:r w:rsidR="006D48F0" w:rsidRPr="00E93F7D">
          <w:rPr>
            <w:rFonts w:cstheme="majorHAnsi"/>
            <w:rPrChange w:id="503" w:author="Nguyen Anh Dung" w:date="2018-12-13T16:48:00Z">
              <w:rPr>
                <w:color w:val="FF0000"/>
              </w:rPr>
            </w:rPrChange>
          </w:rPr>
          <w:t xml:space="preserve">- Thêm Chức năng không hiển thị Thông tin cá nhân đối với Phản ánh, kiến nghị về </w:t>
        </w:r>
        <w:r w:rsidR="006D48F0" w:rsidRPr="00E93F7D">
          <w:rPr>
            <w:rFonts w:cstheme="majorHAnsi"/>
            <w:b/>
            <w:rPrChange w:id="504" w:author="Nguyen Anh Dung" w:date="2018-12-13T16:48:00Z">
              <w:rPr>
                <w:color w:val="FF0000"/>
              </w:rPr>
            </w:rPrChange>
          </w:rPr>
          <w:t>Ô nhiễm môi trường</w:t>
        </w:r>
        <w:r w:rsidR="006D48F0" w:rsidRPr="00E93F7D">
          <w:rPr>
            <w:rFonts w:cstheme="majorHAnsi"/>
            <w:rPrChange w:id="505" w:author="Nguyen Anh Dung" w:date="2018-12-13T16:48:00Z">
              <w:rPr>
                <w:color w:val="FF0000"/>
              </w:rPr>
            </w:rPrChange>
          </w:rPr>
          <w:t>. Khi phân loại</w:t>
        </w:r>
      </w:ins>
      <w:ins w:id="506" w:author="Nguyen Anh Dung" w:date="2018-12-13T09:24:00Z">
        <w:r w:rsidR="00323BE3" w:rsidRPr="00E93F7D">
          <w:rPr>
            <w:rFonts w:cstheme="majorHAnsi"/>
            <w:rPrChange w:id="507" w:author="Nguyen Anh Dung" w:date="2018-12-13T16:48:00Z">
              <w:rPr>
                <w:color w:val="FF0000"/>
              </w:rPr>
            </w:rPrChange>
          </w:rPr>
          <w:t xml:space="preserve"> là</w:t>
        </w:r>
      </w:ins>
      <w:ins w:id="508" w:author="Nguyen Anh Dung" w:date="2018-12-12T18:31:00Z">
        <w:r w:rsidR="006D48F0" w:rsidRPr="00E93F7D">
          <w:rPr>
            <w:rFonts w:cstheme="majorHAnsi"/>
            <w:rPrChange w:id="509" w:author="Nguyen Anh Dung" w:date="2018-12-13T16:48:00Z">
              <w:rPr>
                <w:color w:val="FF0000"/>
              </w:rPr>
            </w:rPrChange>
          </w:rPr>
          <w:t xml:space="preserve"> </w:t>
        </w:r>
      </w:ins>
      <w:ins w:id="510" w:author="Nguyen Anh Dung" w:date="2018-12-13T09:25:00Z">
        <w:r w:rsidR="00323BE3" w:rsidRPr="00E93F7D">
          <w:rPr>
            <w:rFonts w:cstheme="majorHAnsi"/>
            <w:rPrChange w:id="511" w:author="Nguyen Anh Dung" w:date="2018-12-13T16:48:00Z">
              <w:rPr>
                <w:color w:val="FF0000"/>
              </w:rPr>
            </w:rPrChange>
          </w:rPr>
          <w:t>“</w:t>
        </w:r>
      </w:ins>
      <w:ins w:id="512" w:author="Nguyen Anh Dung" w:date="2018-12-12T18:31:00Z">
        <w:r w:rsidR="006D48F0" w:rsidRPr="00E93F7D">
          <w:rPr>
            <w:rFonts w:cstheme="majorHAnsi"/>
            <w:rPrChange w:id="513" w:author="Nguyen Anh Dung" w:date="2018-12-13T16:48:00Z">
              <w:rPr>
                <w:color w:val="FF0000"/>
              </w:rPr>
            </w:rPrChange>
          </w:rPr>
          <w:t>Ô nhiễm môi trường</w:t>
        </w:r>
      </w:ins>
      <w:ins w:id="514" w:author="Nguyen Anh Dung" w:date="2018-12-13T09:25:00Z">
        <w:r w:rsidR="00323BE3" w:rsidRPr="00E93F7D">
          <w:rPr>
            <w:rFonts w:cstheme="majorHAnsi"/>
            <w:rPrChange w:id="515" w:author="Nguyen Anh Dung" w:date="2018-12-13T16:48:00Z">
              <w:rPr>
                <w:color w:val="FF0000"/>
              </w:rPr>
            </w:rPrChange>
          </w:rPr>
          <w:t>”</w:t>
        </w:r>
      </w:ins>
      <w:ins w:id="516" w:author="Nguyen Anh Dung" w:date="2018-12-12T18:31:00Z">
        <w:r w:rsidR="006D48F0" w:rsidRPr="00E93F7D">
          <w:rPr>
            <w:rFonts w:cstheme="majorHAnsi"/>
            <w:rPrChange w:id="517" w:author="Nguyen Anh Dung" w:date="2018-12-13T16:48:00Z">
              <w:rPr>
                <w:color w:val="FF0000"/>
              </w:rPr>
            </w:rPrChange>
          </w:rPr>
          <w:t xml:space="preserve"> thì Nội dung trả lời </w:t>
        </w:r>
      </w:ins>
      <w:ins w:id="518" w:author="My PC" w:date="2018-12-13T00:03:00Z">
        <w:r w:rsidRPr="00E93F7D">
          <w:rPr>
            <w:rFonts w:cstheme="majorHAnsi"/>
            <w:rPrChange w:id="519" w:author="Nguyen Anh Dung" w:date="2018-12-13T16:48:00Z">
              <w:rPr>
                <w:color w:val="FF0000"/>
              </w:rPr>
            </w:rPrChange>
          </w:rPr>
          <w:t xml:space="preserve">Công khai </w:t>
        </w:r>
      </w:ins>
      <w:ins w:id="520" w:author="Nguyen Anh Dung" w:date="2018-12-12T18:31:00Z">
        <w:r w:rsidR="006D48F0" w:rsidRPr="00E93F7D">
          <w:rPr>
            <w:rFonts w:cstheme="majorHAnsi"/>
            <w:rPrChange w:id="521" w:author="Nguyen Anh Dung" w:date="2018-12-13T16:48:00Z">
              <w:rPr>
                <w:color w:val="FF0000"/>
              </w:rPr>
            </w:rPrChange>
          </w:rPr>
          <w:t>sẽ không hiện thông tin người gửi.</w:t>
        </w:r>
      </w:ins>
      <w:ins w:id="522" w:author="My PC" w:date="2018-12-13T00:03:00Z">
        <w:r w:rsidRPr="00E93F7D">
          <w:rPr>
            <w:rFonts w:cstheme="majorHAnsi"/>
            <w:rPrChange w:id="523" w:author="Nguyen Anh Dung" w:date="2018-12-13T16:48:00Z">
              <w:rPr>
                <w:color w:val="FF0000"/>
              </w:rPr>
            </w:rPrChange>
          </w:rPr>
          <w:t xml:space="preserve"> Đối với Góp ý cơ chế chính sách và giải pháp sáng kiến bảo vệ môi trường thì Công khai tên người gửi</w:t>
        </w:r>
      </w:ins>
      <w:ins w:id="524" w:author="Nguyen Anh Dung" w:date="2018-12-13T09:25:00Z">
        <w:r w:rsidR="00323BE3" w:rsidRPr="00E93F7D">
          <w:rPr>
            <w:rFonts w:cstheme="majorHAnsi"/>
            <w:rPrChange w:id="525" w:author="Nguyen Anh Dung" w:date="2018-12-13T16:48:00Z">
              <w:rPr>
                <w:color w:val="FF0000"/>
              </w:rPr>
            </w:rPrChange>
          </w:rPr>
          <w:t xml:space="preserve"> khi Đăng tin</w:t>
        </w:r>
      </w:ins>
      <w:ins w:id="526" w:author="My PC" w:date="2018-12-13T00:03:00Z">
        <w:r w:rsidRPr="00E93F7D">
          <w:rPr>
            <w:rFonts w:cstheme="majorHAnsi"/>
            <w:rPrChange w:id="527" w:author="Nguyen Anh Dung" w:date="2018-12-13T16:48:00Z">
              <w:rPr>
                <w:color w:val="FF0000"/>
              </w:rPr>
            </w:rPrChange>
          </w:rPr>
          <w:t>.</w:t>
        </w:r>
      </w:ins>
    </w:p>
    <w:p w:rsidR="006D48F0" w:rsidRPr="00E93F7D" w:rsidRDefault="00194798">
      <w:pPr>
        <w:jc w:val="both"/>
        <w:rPr>
          <w:ins w:id="528" w:author="Nguyen Anh Dung" w:date="2018-12-13T14:05:00Z"/>
          <w:rFonts w:cstheme="majorHAnsi"/>
          <w:b/>
          <w:rPrChange w:id="529" w:author="Nguyen Anh Dung" w:date="2018-12-13T16:48:00Z">
            <w:rPr>
              <w:ins w:id="530" w:author="Nguyen Anh Dung" w:date="2018-12-13T14:05:00Z"/>
              <w:b/>
              <w:color w:val="FF0000"/>
            </w:rPr>
          </w:rPrChange>
        </w:rPr>
      </w:pPr>
      <w:ins w:id="531" w:author="Nguyen Anh Dung" w:date="2018-12-13T14:02:00Z">
        <w:r w:rsidRPr="00E93F7D">
          <w:rPr>
            <w:rFonts w:cstheme="majorHAnsi"/>
            <w:b/>
            <w:rPrChange w:id="532" w:author="Nguyen Anh Dung" w:date="2018-12-13T16:48:00Z">
              <w:rPr>
                <w:color w:val="FF0000"/>
              </w:rPr>
            </w:rPrChange>
          </w:rPr>
          <w:t>-Sau khi có kết quả xử lý, quay trở lại Tab của Trung tâm Thông tin và Dữ liệu môi trường</w:t>
        </w:r>
      </w:ins>
    </w:p>
    <w:p w:rsidR="00194798" w:rsidRPr="00E93F7D" w:rsidRDefault="00194798">
      <w:pPr>
        <w:jc w:val="both"/>
        <w:rPr>
          <w:ins w:id="533" w:author="Nguyen Anh Dung" w:date="2018-12-13T14:13:00Z"/>
          <w:rFonts w:cstheme="majorHAnsi"/>
          <w:rPrChange w:id="534" w:author="Nguyen Anh Dung" w:date="2018-12-13T16:48:00Z">
            <w:rPr>
              <w:ins w:id="535" w:author="Nguyen Anh Dung" w:date="2018-12-13T14:13:00Z"/>
              <w:color w:val="FF0000"/>
            </w:rPr>
          </w:rPrChange>
        </w:rPr>
      </w:pPr>
      <w:ins w:id="536" w:author="Nguyen Anh Dung" w:date="2018-12-13T14:09:00Z">
        <w:r w:rsidRPr="00E93F7D">
          <w:rPr>
            <w:rFonts w:cstheme="majorHAnsi"/>
            <w:rPrChange w:id="537" w:author="Nguyen Anh Dung" w:date="2018-12-13T16:48:00Z">
              <w:rPr>
                <w:color w:val="FF0000"/>
              </w:rPr>
            </w:rPrChange>
          </w:rPr>
          <w:t>Khi kích vào “Công khai”, hiện đầy đủ Góp ý, phản ánh ban đầu của người dân</w:t>
        </w:r>
      </w:ins>
      <w:ins w:id="538" w:author="Nguyen Anh Dung" w:date="2018-12-13T14:11:00Z">
        <w:r w:rsidRPr="00E93F7D">
          <w:rPr>
            <w:rFonts w:cstheme="majorHAnsi"/>
            <w:rPrChange w:id="539" w:author="Nguyen Anh Dung" w:date="2018-12-13T16:48:00Z">
              <w:rPr>
                <w:color w:val="FF0000"/>
              </w:rPr>
            </w:rPrChange>
          </w:rPr>
          <w:t xml:space="preserve"> gồm tên, số điện thoại, địa chỉ, nội dung phản ánh, Kết quả trả lời của Sở Tài nguyên và môi trường, tài liệu đính kèm của Sở TN và MT (</w:t>
        </w:r>
      </w:ins>
      <w:ins w:id="540" w:author="Nguyen Anh Dung" w:date="2018-12-13T14:12:00Z">
        <w:r w:rsidRPr="00E93F7D">
          <w:rPr>
            <w:rFonts w:cstheme="majorHAnsi"/>
            <w:rPrChange w:id="541" w:author="Nguyen Anh Dung" w:date="2018-12-13T16:48:00Z">
              <w:rPr>
                <w:color w:val="FF0000"/>
              </w:rPr>
            </w:rPrChange>
          </w:rPr>
          <w:t>hoặc của đơn vị Xử lý Góp ý, phản ánh này</w:t>
        </w:r>
      </w:ins>
      <w:ins w:id="542" w:author="Nguyen Anh Dung" w:date="2018-12-13T14:11:00Z">
        <w:r w:rsidRPr="00E93F7D">
          <w:rPr>
            <w:rFonts w:cstheme="majorHAnsi"/>
            <w:rPrChange w:id="543" w:author="Nguyen Anh Dung" w:date="2018-12-13T16:48:00Z">
              <w:rPr>
                <w:color w:val="FF0000"/>
              </w:rPr>
            </w:rPrChange>
          </w:rPr>
          <w:t xml:space="preserve">) </w:t>
        </w:r>
      </w:ins>
      <w:ins w:id="544" w:author="Nguyen Anh Dung" w:date="2018-12-13T14:12:00Z">
        <w:r w:rsidRPr="00E93F7D">
          <w:rPr>
            <w:rFonts w:cstheme="majorHAnsi"/>
            <w:rPrChange w:id="545" w:author="Nguyen Anh Dung" w:date="2018-12-13T16:48:00Z">
              <w:rPr>
                <w:color w:val="FF0000"/>
              </w:rPr>
            </w:rPrChange>
          </w:rPr>
          <w:t xml:space="preserve">– </w:t>
        </w:r>
        <w:r w:rsidR="00854FDB" w:rsidRPr="00E93F7D">
          <w:rPr>
            <w:rFonts w:cstheme="majorHAnsi"/>
            <w:rPrChange w:id="546" w:author="Nguyen Anh Dung" w:date="2018-12-13T16:48:00Z">
              <w:rPr>
                <w:color w:val="FF0000"/>
              </w:rPr>
            </w:rPrChange>
          </w:rPr>
          <w:t xml:space="preserve">Hiện tại nội dung </w:t>
        </w:r>
      </w:ins>
      <w:ins w:id="547" w:author="Nguyen Anh Dung" w:date="2018-12-13T14:13:00Z">
        <w:r w:rsidR="00854FDB" w:rsidRPr="00E93F7D">
          <w:rPr>
            <w:rFonts w:cstheme="majorHAnsi"/>
            <w:rPrChange w:id="548" w:author="Nguyen Anh Dung" w:date="2018-12-13T16:48:00Z">
              <w:rPr>
                <w:color w:val="FF0000"/>
              </w:rPr>
            </w:rPrChange>
          </w:rPr>
          <w:t>‘Công khai’ không hiển thị thông tin gì.</w:t>
        </w:r>
      </w:ins>
    </w:p>
    <w:p w:rsidR="00194798" w:rsidRPr="00E93F7D" w:rsidRDefault="00854FDB">
      <w:pPr>
        <w:jc w:val="both"/>
        <w:rPr>
          <w:ins w:id="549" w:author="Nguyen Anh Dung" w:date="2018-12-13T14:15:00Z"/>
          <w:rFonts w:cstheme="majorHAnsi"/>
          <w:b/>
          <w:i/>
          <w:rPrChange w:id="550" w:author="Nguyen Anh Dung" w:date="2018-12-13T16:48:00Z">
            <w:rPr>
              <w:ins w:id="551" w:author="Nguyen Anh Dung" w:date="2018-12-13T14:15:00Z"/>
              <w:color w:val="FF0000"/>
            </w:rPr>
          </w:rPrChange>
        </w:rPr>
      </w:pPr>
      <w:ins w:id="552" w:author="Nguyen Anh Dung" w:date="2018-12-13T14:15:00Z">
        <w:r w:rsidRPr="00E93F7D">
          <w:rPr>
            <w:rFonts w:cstheme="majorHAnsi"/>
            <w:b/>
            <w:i/>
            <w:rPrChange w:id="553" w:author="Nguyen Anh Dung" w:date="2018-12-13T16:48:00Z">
              <w:rPr>
                <w:color w:val="FF0000"/>
              </w:rPr>
            </w:rPrChange>
          </w:rPr>
          <w:t xml:space="preserve">Thông tin khi hiển thị trên trang Web bao gồm: </w:t>
        </w:r>
      </w:ins>
    </w:p>
    <w:p w:rsidR="00854FDB" w:rsidRPr="00E93F7D" w:rsidRDefault="00854FDB">
      <w:pPr>
        <w:jc w:val="both"/>
        <w:rPr>
          <w:ins w:id="554" w:author="Nguyen Anh Dung" w:date="2018-12-13T14:16:00Z"/>
          <w:rFonts w:cstheme="majorHAnsi"/>
          <w:rPrChange w:id="555" w:author="Nguyen Anh Dung" w:date="2018-12-13T16:48:00Z">
            <w:rPr>
              <w:ins w:id="556" w:author="Nguyen Anh Dung" w:date="2018-12-13T14:16:00Z"/>
              <w:color w:val="FF0000"/>
            </w:rPr>
          </w:rPrChange>
        </w:rPr>
      </w:pPr>
      <w:ins w:id="557" w:author="Nguyen Anh Dung" w:date="2018-12-13T14:15:00Z">
        <w:r w:rsidRPr="00E93F7D">
          <w:rPr>
            <w:rFonts w:cstheme="majorHAnsi"/>
            <w:rPrChange w:id="558" w:author="Nguyen Anh Dung" w:date="2018-12-13T16:48:00Z">
              <w:rPr>
                <w:color w:val="FF0000"/>
              </w:rPr>
            </w:rPrChange>
          </w:rPr>
          <w:lastRenderedPageBreak/>
          <w:t>+ Đối với Góp ý, phản ánh về ô nhiễm môi trường: chỉ thể hiện Nội dung Góp ý, phản ánh và Nội dung Trả lời của các cơ quan nhà nước</w:t>
        </w:r>
      </w:ins>
      <w:ins w:id="559" w:author="Nguyen Anh Dung" w:date="2018-12-13T14:16:00Z">
        <w:r w:rsidRPr="00E93F7D">
          <w:rPr>
            <w:rFonts w:cstheme="majorHAnsi"/>
            <w:rPrChange w:id="560" w:author="Nguyen Anh Dung" w:date="2018-12-13T16:48:00Z">
              <w:rPr>
                <w:color w:val="FF0000"/>
              </w:rPr>
            </w:rPrChange>
          </w:rPr>
          <w:t xml:space="preserve"> </w:t>
        </w:r>
      </w:ins>
      <w:ins w:id="561" w:author="Nguyen Anh Dung" w:date="2018-12-13T14:15:00Z">
        <w:r w:rsidRPr="00E93F7D">
          <w:rPr>
            <w:rFonts w:cstheme="majorHAnsi"/>
            <w:rPrChange w:id="562" w:author="Nguyen Anh Dung" w:date="2018-12-13T16:48:00Z">
              <w:rPr>
                <w:color w:val="FF0000"/>
              </w:rPr>
            </w:rPrChange>
          </w:rPr>
          <w:t>(</w:t>
        </w:r>
      </w:ins>
      <w:ins w:id="563" w:author="Nguyen Anh Dung" w:date="2018-12-13T14:16:00Z">
        <w:r w:rsidRPr="00E93F7D">
          <w:rPr>
            <w:rFonts w:cstheme="majorHAnsi"/>
            <w:b/>
            <w:rPrChange w:id="564" w:author="Nguyen Anh Dung" w:date="2018-12-13T16:48:00Z">
              <w:rPr>
                <w:color w:val="FF0000"/>
              </w:rPr>
            </w:rPrChange>
          </w:rPr>
          <w:t>Không hiện tên người gửi và thông tin cá nhân</w:t>
        </w:r>
      </w:ins>
      <w:ins w:id="565" w:author="Nguyen Anh Dung" w:date="2018-12-13T14:15:00Z">
        <w:r w:rsidRPr="00E93F7D">
          <w:rPr>
            <w:rFonts w:cstheme="majorHAnsi"/>
            <w:rPrChange w:id="566" w:author="Nguyen Anh Dung" w:date="2018-12-13T16:48:00Z">
              <w:rPr>
                <w:color w:val="FF0000"/>
              </w:rPr>
            </w:rPrChange>
          </w:rPr>
          <w:t>)</w:t>
        </w:r>
      </w:ins>
      <w:ins w:id="567" w:author="Nguyen Anh Dung" w:date="2018-12-13T14:18:00Z">
        <w:r w:rsidRPr="00E93F7D">
          <w:rPr>
            <w:rFonts w:cstheme="majorHAnsi"/>
            <w:rPrChange w:id="568" w:author="Nguyen Anh Dung" w:date="2018-12-13T16:48:00Z">
              <w:rPr>
                <w:color w:val="FF0000"/>
              </w:rPr>
            </w:rPrChange>
          </w:rPr>
          <w:t xml:space="preserve"> kèm ngày công khai thông tin</w:t>
        </w:r>
      </w:ins>
      <w:ins w:id="569" w:author="Nguyen Anh Dung" w:date="2018-12-13T16:46:00Z">
        <w:r w:rsidR="00253558" w:rsidRPr="00E93F7D">
          <w:rPr>
            <w:rFonts w:cstheme="majorHAnsi"/>
            <w:rPrChange w:id="570" w:author="Nguyen Anh Dung" w:date="2018-12-13T16:48:00Z">
              <w:rPr>
                <w:color w:val="FF0000"/>
              </w:rPr>
            </w:rPrChange>
          </w:rPr>
          <w:t>.</w:t>
        </w:r>
      </w:ins>
    </w:p>
    <w:p w:rsidR="00854FDB" w:rsidRPr="00E93F7D" w:rsidRDefault="00854FDB">
      <w:pPr>
        <w:jc w:val="both"/>
        <w:rPr>
          <w:ins w:id="571" w:author="Nguyen Anh Dung" w:date="2018-12-13T14:15:00Z"/>
          <w:rFonts w:cstheme="majorHAnsi"/>
          <w:rPrChange w:id="572" w:author="Nguyen Anh Dung" w:date="2018-12-13T16:48:00Z">
            <w:rPr>
              <w:ins w:id="573" w:author="Nguyen Anh Dung" w:date="2018-12-13T14:15:00Z"/>
              <w:color w:val="FF0000"/>
            </w:rPr>
          </w:rPrChange>
        </w:rPr>
      </w:pPr>
      <w:ins w:id="574" w:author="Nguyen Anh Dung" w:date="2018-12-13T14:16:00Z">
        <w:r w:rsidRPr="00E93F7D">
          <w:rPr>
            <w:rFonts w:cstheme="majorHAnsi"/>
            <w:rPrChange w:id="575" w:author="Nguyen Anh Dung" w:date="2018-12-13T16:48:00Z">
              <w:rPr>
                <w:color w:val="FF0000"/>
              </w:rPr>
            </w:rPrChange>
          </w:rPr>
          <w:t xml:space="preserve">+ Đối với Góp ý, phản ánh về Cơ chế, chính sách; Giải pháp sáng kiến môi trường: Hiện Tên người gửi, </w:t>
        </w:r>
      </w:ins>
      <w:ins w:id="576" w:author="Nguyen Anh Dung" w:date="2018-12-13T14:17:00Z">
        <w:r w:rsidRPr="00E93F7D">
          <w:rPr>
            <w:rFonts w:cstheme="majorHAnsi"/>
            <w:rPrChange w:id="577" w:author="Nguyen Anh Dung" w:date="2018-12-13T16:48:00Z">
              <w:rPr>
                <w:color w:val="FF0000"/>
              </w:rPr>
            </w:rPrChange>
          </w:rPr>
          <w:t>Nội dung Góp ý, phản ánh và Nội dung Trả lời của các cơ quan quản lý nhà nước</w:t>
        </w:r>
      </w:ins>
      <w:ins w:id="578" w:author="Nguyen Anh Dung" w:date="2018-12-13T16:46:00Z">
        <w:r w:rsidR="00253558" w:rsidRPr="00E93F7D">
          <w:rPr>
            <w:rFonts w:cstheme="majorHAnsi"/>
            <w:rPrChange w:id="579" w:author="Nguyen Anh Dung" w:date="2018-12-13T16:48:00Z">
              <w:rPr>
                <w:color w:val="FF0000"/>
              </w:rPr>
            </w:rPrChange>
          </w:rPr>
          <w:t>, kèm ngày công khai thông tin</w:t>
        </w:r>
      </w:ins>
      <w:ins w:id="580" w:author="Nguyen Anh Dung" w:date="2018-12-13T14:18:00Z">
        <w:r w:rsidRPr="00E93F7D">
          <w:rPr>
            <w:rFonts w:cstheme="majorHAnsi"/>
            <w:rPrChange w:id="581" w:author="Nguyen Anh Dung" w:date="2018-12-13T16:48:00Z">
              <w:rPr>
                <w:color w:val="FF0000"/>
              </w:rPr>
            </w:rPrChange>
          </w:rPr>
          <w:t>.</w:t>
        </w:r>
      </w:ins>
    </w:p>
    <w:p w:rsidR="00854FDB" w:rsidRPr="00E93F7D" w:rsidRDefault="00854FDB">
      <w:pPr>
        <w:jc w:val="both"/>
        <w:rPr>
          <w:ins w:id="582" w:author="Nguyen Anh Dung" w:date="2018-12-13T14:03:00Z"/>
          <w:rFonts w:cstheme="majorHAnsi"/>
          <w:rPrChange w:id="583" w:author="Nguyen Anh Dung" w:date="2018-12-13T16:48:00Z">
            <w:rPr>
              <w:ins w:id="584" w:author="Nguyen Anh Dung" w:date="2018-12-13T14:03:00Z"/>
              <w:b/>
              <w:color w:val="FF0000"/>
            </w:rPr>
          </w:rPrChange>
        </w:rPr>
      </w:pPr>
      <w:ins w:id="585" w:author="Nguyen Anh Dung" w:date="2018-12-13T14:18:00Z">
        <w:r w:rsidRPr="00E93F7D">
          <w:rPr>
            <w:rFonts w:cstheme="majorHAnsi"/>
            <w:rPrChange w:id="586" w:author="Nguyen Anh Dung" w:date="2018-12-13T16:48:00Z">
              <w:rPr>
                <w:color w:val="FF0000"/>
              </w:rPr>
            </w:rPrChange>
          </w:rPr>
          <w:drawing>
            <wp:inline distT="0" distB="0" distL="0" distR="0" wp14:anchorId="405A0C39" wp14:editId="5993BDD9">
              <wp:extent cx="5130800" cy="2983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 khai.png"/>
                      <pic:cNvPicPr/>
                    </pic:nvPicPr>
                    <pic:blipFill>
                      <a:blip r:embed="rId14" cstate="print">
                        <a:extLst>
                          <a:ext uri="{28A0092B-C50C-407E-A947-70E740481C1C}">
                            <a14:useLocalDpi xmlns:a14="http://schemas.microsoft.com/office/drawing/2010/main"/>
                          </a:ext>
                        </a:extLst>
                      </a:blip>
                      <a:stretch>
                        <a:fillRect/>
                      </a:stretch>
                    </pic:blipFill>
                    <pic:spPr>
                      <a:xfrm>
                        <a:off x="0" y="0"/>
                        <a:ext cx="5130421" cy="2983557"/>
                      </a:xfrm>
                      <a:prstGeom prst="rect">
                        <a:avLst/>
                      </a:prstGeom>
                    </pic:spPr>
                  </pic:pic>
                </a:graphicData>
              </a:graphic>
            </wp:inline>
          </w:drawing>
        </w:r>
      </w:ins>
    </w:p>
    <w:p w:rsidR="00194798" w:rsidRPr="00E93F7D" w:rsidDel="00854FDB" w:rsidRDefault="00854FDB">
      <w:pPr>
        <w:jc w:val="both"/>
        <w:rPr>
          <w:del w:id="587" w:author="Nguyen Anh Dung" w:date="2018-12-13T14:05:00Z"/>
          <w:rFonts w:cstheme="majorHAnsi"/>
          <w:b/>
          <w:rPrChange w:id="588" w:author="Nguyen Anh Dung" w:date="2018-12-13T16:48:00Z">
            <w:rPr>
              <w:del w:id="589" w:author="Nguyen Anh Dung" w:date="2018-12-13T14:05:00Z"/>
              <w:color w:val="FF0000"/>
            </w:rPr>
          </w:rPrChange>
        </w:rPr>
      </w:pPr>
      <w:ins w:id="590" w:author="Nguyen Anh Dung" w:date="2018-12-13T14:22:00Z">
        <w:r w:rsidRPr="00E93F7D">
          <w:rPr>
            <w:rFonts w:cstheme="majorHAnsi"/>
            <w:b/>
            <w:rPrChange w:id="591" w:author="Nguyen Anh Dung" w:date="2018-12-13T16:48:00Z">
              <w:rPr>
                <w:color w:val="FF0000"/>
              </w:rPr>
            </w:rPrChange>
          </w:rPr>
          <w:t>-Tr</w:t>
        </w:r>
      </w:ins>
      <w:ins w:id="592" w:author="Nguyen Anh Dung" w:date="2018-12-13T16:46:00Z">
        <w:r w:rsidR="00646AE1" w:rsidRPr="00E93F7D">
          <w:rPr>
            <w:rFonts w:cstheme="majorHAnsi"/>
            <w:b/>
            <w:rPrChange w:id="593" w:author="Nguyen Anh Dung" w:date="2018-12-13T16:48:00Z">
              <w:rPr>
                <w:b/>
                <w:color w:val="FF0000"/>
              </w:rPr>
            </w:rPrChange>
          </w:rPr>
          <w:t>ở</w:t>
        </w:r>
      </w:ins>
      <w:ins w:id="594" w:author="Nguyen Anh Dung" w:date="2018-12-13T14:22:00Z">
        <w:r w:rsidRPr="00E93F7D">
          <w:rPr>
            <w:rFonts w:cstheme="majorHAnsi"/>
            <w:b/>
            <w:rPrChange w:id="595" w:author="Nguyen Anh Dung" w:date="2018-12-13T16:48:00Z">
              <w:rPr>
                <w:color w:val="FF0000"/>
              </w:rPr>
            </w:rPrChange>
          </w:rPr>
          <w:t xml:space="preserve"> lại Trang chủ Cổng thông tin:</w:t>
        </w:r>
      </w:ins>
    </w:p>
    <w:p w:rsidR="00854FDB" w:rsidRPr="00E93F7D" w:rsidRDefault="00854FDB" w:rsidP="00D31F5F">
      <w:pPr>
        <w:jc w:val="both"/>
        <w:rPr>
          <w:ins w:id="596" w:author="Nguyen Anh Dung" w:date="2018-12-13T14:22:00Z"/>
          <w:rFonts w:cstheme="majorHAnsi"/>
          <w:b/>
          <w:rPrChange w:id="597" w:author="Nguyen Anh Dung" w:date="2018-12-13T16:48:00Z">
            <w:rPr>
              <w:ins w:id="598" w:author="Nguyen Anh Dung" w:date="2018-12-13T14:22:00Z"/>
              <w:color w:val="FF0000"/>
            </w:rPr>
          </w:rPrChange>
        </w:rPr>
      </w:pPr>
    </w:p>
    <w:p w:rsidR="00854FDB" w:rsidRPr="00E93F7D" w:rsidRDefault="005A1F88" w:rsidP="00D31F5F">
      <w:pPr>
        <w:jc w:val="both"/>
        <w:rPr>
          <w:ins w:id="599" w:author="Nguyen Anh Dung" w:date="2018-12-13T14:22:00Z"/>
          <w:rFonts w:cstheme="majorHAnsi"/>
          <w:rPrChange w:id="600" w:author="Nguyen Anh Dung" w:date="2018-12-13T16:48:00Z">
            <w:rPr>
              <w:ins w:id="601" w:author="Nguyen Anh Dung" w:date="2018-12-13T14:22:00Z"/>
              <w:color w:val="FF0000"/>
            </w:rPr>
          </w:rPrChange>
        </w:rPr>
      </w:pPr>
      <w:ins w:id="602" w:author="Nguyen Anh Dung" w:date="2018-12-13T14:22:00Z">
        <w:r w:rsidRPr="00E93F7D">
          <w:rPr>
            <w:rFonts w:cstheme="majorHAnsi"/>
            <w:rPrChange w:id="603" w:author="Nguyen Anh Dung" w:date="2018-12-13T16:48:00Z">
              <w:rPr>
                <w:color w:val="FF0000"/>
              </w:rPr>
            </w:rPrChange>
          </w:rPr>
          <w:t xml:space="preserve">+ Sau khi </w:t>
        </w:r>
      </w:ins>
      <w:ins w:id="604" w:author="Nguyen Anh Dung" w:date="2018-12-13T14:23:00Z">
        <w:r w:rsidRPr="00E93F7D">
          <w:rPr>
            <w:rFonts w:cstheme="majorHAnsi"/>
            <w:rPrChange w:id="605" w:author="Nguyen Anh Dung" w:date="2018-12-13T16:48:00Z">
              <w:rPr>
                <w:color w:val="FF0000"/>
              </w:rPr>
            </w:rPrChange>
          </w:rPr>
          <w:t xml:space="preserve">Đăng tải công khai thông tin, Nội dung đăng tải pải thể hiện ở mục Tra cứu kết quả - </w:t>
        </w:r>
        <w:r w:rsidRPr="00E93F7D">
          <w:rPr>
            <w:rFonts w:cstheme="majorHAnsi"/>
            <w:b/>
            <w:rPrChange w:id="606" w:author="Nguyen Anh Dung" w:date="2018-12-13T16:48:00Z">
              <w:rPr>
                <w:color w:val="FF0000"/>
              </w:rPr>
            </w:rPrChange>
          </w:rPr>
          <w:t>Hiện tại không thể hiện Nội dung đã công khai ở mục này</w:t>
        </w:r>
        <w:r w:rsidRPr="00E93F7D">
          <w:rPr>
            <w:rFonts w:cstheme="majorHAnsi"/>
            <w:rPrChange w:id="607" w:author="Nguyen Anh Dung" w:date="2018-12-13T16:48:00Z">
              <w:rPr>
                <w:color w:val="FF0000"/>
              </w:rPr>
            </w:rPrChange>
          </w:rPr>
          <w:t>.</w:t>
        </w:r>
      </w:ins>
      <w:ins w:id="608" w:author="Nguyen Anh Dung" w:date="2018-12-13T14:25:00Z">
        <w:r w:rsidRPr="00E93F7D">
          <w:rPr>
            <w:rFonts w:cstheme="majorHAnsi"/>
            <w:rPrChange w:id="609" w:author="Nguyen Anh Dung" w:date="2018-12-13T16:48:00Z">
              <w:rPr>
                <w:color w:val="FF0000"/>
              </w:rPr>
            </w:rPrChange>
          </w:rPr>
          <w:t xml:space="preserve"> Hiển thị kết quả như Trang nguoidan.chinhphu.vn </w:t>
        </w:r>
      </w:ins>
      <w:ins w:id="610" w:author="Nguyen Anh Dung" w:date="2018-12-13T14:26:00Z">
        <w:r w:rsidRPr="00E93F7D">
          <w:rPr>
            <w:rFonts w:cstheme="majorHAnsi"/>
            <w:rPrChange w:id="611" w:author="Nguyen Anh Dung" w:date="2018-12-13T16:48:00Z">
              <w:rPr>
                <w:color w:val="FF0000"/>
              </w:rPr>
            </w:rPrChange>
          </w:rPr>
          <w:t>–</w:t>
        </w:r>
      </w:ins>
      <w:ins w:id="612" w:author="Nguyen Anh Dung" w:date="2018-12-13T14:25:00Z">
        <w:r w:rsidRPr="00E93F7D">
          <w:rPr>
            <w:rFonts w:cstheme="majorHAnsi"/>
            <w:rPrChange w:id="613" w:author="Nguyen Anh Dung" w:date="2018-12-13T16:48:00Z">
              <w:rPr>
                <w:color w:val="FF0000"/>
              </w:rPr>
            </w:rPrChange>
          </w:rPr>
          <w:t xml:space="preserve"> Mụ</w:t>
        </w:r>
      </w:ins>
      <w:ins w:id="614" w:author="Nguyen Anh Dung" w:date="2018-12-13T14:26:00Z">
        <w:r w:rsidRPr="00E93F7D">
          <w:rPr>
            <w:rFonts w:cstheme="majorHAnsi"/>
            <w:rPrChange w:id="615" w:author="Nguyen Anh Dung" w:date="2018-12-13T16:48:00Z">
              <w:rPr>
                <w:color w:val="FF0000"/>
              </w:rPr>
            </w:rPrChange>
          </w:rPr>
          <w:t>c “Tra cứu kết quả trả lời”</w:t>
        </w:r>
      </w:ins>
    </w:p>
    <w:p w:rsidR="00854FDB" w:rsidRPr="00E93F7D" w:rsidRDefault="005A1F88">
      <w:pPr>
        <w:jc w:val="both"/>
        <w:rPr>
          <w:ins w:id="616" w:author="Nguyen Anh Dung" w:date="2018-12-13T14:22:00Z"/>
          <w:rFonts w:cstheme="majorHAnsi"/>
          <w:rPrChange w:id="617" w:author="Nguyen Anh Dung" w:date="2018-12-13T16:48:00Z">
            <w:rPr>
              <w:ins w:id="618" w:author="Nguyen Anh Dung" w:date="2018-12-13T14:22:00Z"/>
              <w:color w:val="FF0000"/>
            </w:rPr>
          </w:rPrChange>
        </w:rPr>
      </w:pPr>
      <w:ins w:id="619" w:author="Nguyen Anh Dung" w:date="2018-12-13T14:27:00Z">
        <w:r w:rsidRPr="00E93F7D">
          <w:rPr>
            <w:rFonts w:cstheme="majorHAnsi"/>
            <w:rPrChange w:id="620" w:author="Nguyen Anh Dung" w:date="2018-12-13T16:48:00Z">
              <w:rPr>
                <w:color w:val="FF0000"/>
              </w:rPr>
            </w:rPrChange>
          </w:rPr>
          <w:drawing>
            <wp:inline distT="0" distB="0" distL="0" distR="0" wp14:anchorId="72BFAECC" wp14:editId="3EA1CD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 ket qua.png"/>
                      <pic:cNvPicPr/>
                    </pic:nvPicPr>
                    <pic:blipFill>
                      <a:blip r:embed="rId15"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ins>
    </w:p>
    <w:p w:rsidR="00854FDB" w:rsidRPr="00E93F7D" w:rsidRDefault="00854FDB">
      <w:pPr>
        <w:jc w:val="both"/>
        <w:rPr>
          <w:ins w:id="621" w:author="Nguyen Anh Dung" w:date="2018-12-13T14:29:00Z"/>
          <w:rFonts w:cstheme="majorHAnsi"/>
          <w:rPrChange w:id="622" w:author="Nguyen Anh Dung" w:date="2018-12-13T16:48:00Z">
            <w:rPr>
              <w:ins w:id="623" w:author="Nguyen Anh Dung" w:date="2018-12-13T14:29:00Z"/>
              <w:color w:val="FF0000"/>
            </w:rPr>
          </w:rPrChange>
        </w:rPr>
      </w:pPr>
    </w:p>
    <w:p w:rsidR="005A1F88" w:rsidRPr="00E93F7D" w:rsidRDefault="005A1F88">
      <w:pPr>
        <w:jc w:val="both"/>
        <w:rPr>
          <w:ins w:id="624" w:author="Nguyen Anh Dung" w:date="2018-12-13T14:30:00Z"/>
          <w:rFonts w:cstheme="majorHAnsi"/>
          <w:b/>
          <w:rPrChange w:id="625" w:author="Nguyen Anh Dung" w:date="2018-12-13T16:48:00Z">
            <w:rPr>
              <w:ins w:id="626" w:author="Nguyen Anh Dung" w:date="2018-12-13T14:30:00Z"/>
              <w:b/>
              <w:color w:val="FF0000"/>
            </w:rPr>
          </w:rPrChange>
        </w:rPr>
      </w:pPr>
      <w:ins w:id="627" w:author="Nguyen Anh Dung" w:date="2018-12-13T14:29:00Z">
        <w:r w:rsidRPr="00E93F7D">
          <w:rPr>
            <w:rFonts w:cstheme="majorHAnsi"/>
            <w:rPrChange w:id="628" w:author="Nguyen Anh Dung" w:date="2018-12-13T16:48:00Z">
              <w:rPr>
                <w:color w:val="FF0000"/>
              </w:rPr>
            </w:rPrChange>
          </w:rPr>
          <w:t xml:space="preserve">-Mục “Tra cứu kết quả”: tra cứu theo Mã </w:t>
        </w:r>
      </w:ins>
      <w:ins w:id="629" w:author="Nguyen Anh Dung" w:date="2018-12-13T16:24:00Z">
        <w:r w:rsidR="00910F0D" w:rsidRPr="00E93F7D">
          <w:rPr>
            <w:rFonts w:cstheme="majorHAnsi"/>
            <w:rPrChange w:id="630" w:author="Nguyen Anh Dung" w:date="2018-12-13T16:48:00Z">
              <w:rPr>
                <w:color w:val="FF0000"/>
              </w:rPr>
            </w:rPrChange>
          </w:rPr>
          <w:t>PAKN</w:t>
        </w:r>
      </w:ins>
      <w:ins w:id="631" w:author="Nguyen Anh Dung" w:date="2018-12-13T14:29:00Z">
        <w:r w:rsidRPr="00E93F7D">
          <w:rPr>
            <w:rFonts w:cstheme="majorHAnsi"/>
            <w:rPrChange w:id="632" w:author="Nguyen Anh Dung" w:date="2018-12-13T16:48:00Z">
              <w:rPr>
                <w:color w:val="FF0000"/>
              </w:rPr>
            </w:rPrChange>
          </w:rPr>
          <w:t xml:space="preserve">, theo Tên người gửi, ngày công khai </w:t>
        </w:r>
        <w:r w:rsidRPr="00E93F7D">
          <w:rPr>
            <w:rFonts w:cstheme="majorHAnsi"/>
            <w:b/>
            <w:rPrChange w:id="633" w:author="Nguyen Anh Dung" w:date="2018-12-13T16:48:00Z">
              <w:rPr>
                <w:color w:val="FF0000"/>
              </w:rPr>
            </w:rPrChange>
          </w:rPr>
          <w:t>như Trang nguoidan.chinhphu.vn</w:t>
        </w:r>
      </w:ins>
    </w:p>
    <w:p w:rsidR="00CE4CE2" w:rsidRPr="00E93F7D" w:rsidRDefault="00CE4CE2" w:rsidP="00CE4CE2">
      <w:pPr>
        <w:jc w:val="both"/>
        <w:rPr>
          <w:ins w:id="634" w:author="Nguyen Anh Dung" w:date="2018-12-13T14:37:00Z"/>
          <w:rFonts w:cstheme="majorHAnsi"/>
          <w:rPrChange w:id="635" w:author="Nguyen Anh Dung" w:date="2018-12-13T16:48:00Z">
            <w:rPr>
              <w:ins w:id="636" w:author="Nguyen Anh Dung" w:date="2018-12-13T14:37:00Z"/>
              <w:color w:val="FF0000"/>
            </w:rPr>
          </w:rPrChange>
        </w:rPr>
      </w:pPr>
      <w:ins w:id="637" w:author="Nguyen Anh Dung" w:date="2018-12-13T14:37:00Z">
        <w:r w:rsidRPr="00E93F7D">
          <w:rPr>
            <w:rFonts w:cstheme="majorHAnsi"/>
            <w:rPrChange w:id="638" w:author="Nguyen Anh Dung" w:date="2018-12-13T16:48:00Z">
              <w:rPr>
                <w:color w:val="FF0000"/>
              </w:rPr>
            </w:rPrChange>
          </w:rPr>
          <w:t>+ Tra cứu kết quả xử lý phản ánh của các Tỉnh thành phố trong cả nước</w:t>
        </w:r>
      </w:ins>
      <w:ins w:id="639" w:author="Nguyen Anh Dung" w:date="2018-12-13T16:47:00Z">
        <w:r w:rsidR="008B053A" w:rsidRPr="00E93F7D">
          <w:rPr>
            <w:rFonts w:cstheme="majorHAnsi"/>
            <w:rPrChange w:id="640" w:author="Nguyen Anh Dung" w:date="2018-12-13T16:48:00Z">
              <w:rPr>
                <w:color w:val="FF0000"/>
              </w:rPr>
            </w:rPrChange>
          </w:rPr>
          <w:t xml:space="preserve"> cho Người dân, doanh nghiệp</w:t>
        </w:r>
      </w:ins>
    </w:p>
    <w:p w:rsidR="000C0CA3" w:rsidRPr="00E93F7D" w:rsidRDefault="00E93F7D" w:rsidP="00D31F5F">
      <w:pPr>
        <w:jc w:val="both"/>
        <w:rPr>
          <w:ins w:id="641" w:author="Nguyen Anh Dung" w:date="2018-12-13T16:17:00Z"/>
          <w:rFonts w:cstheme="majorHAnsi"/>
          <w:b/>
          <w:rPrChange w:id="642" w:author="Nguyen Anh Dung" w:date="2018-12-13T16:48:00Z">
            <w:rPr>
              <w:ins w:id="643" w:author="Nguyen Anh Dung" w:date="2018-12-13T16:17:00Z"/>
              <w:b/>
              <w:color w:val="FF0000"/>
            </w:rPr>
          </w:rPrChange>
        </w:rPr>
      </w:pPr>
      <w:ins w:id="644" w:author="Nguyen Anh Dung" w:date="2018-12-13T16:48:00Z">
        <w:r w:rsidRPr="00E93F7D">
          <w:rPr>
            <w:rFonts w:cstheme="majorHAnsi"/>
            <w:rPrChange w:id="645" w:author="Nguyen Anh Dung" w:date="2018-12-13T16:48:00Z">
              <w:rPr/>
            </w:rPrChange>
          </w:rPr>
          <w:drawing>
            <wp:inline distT="0" distB="0" distL="0" distR="0" wp14:anchorId="32DD896A" wp14:editId="77ED6971">
              <wp:extent cx="5939790" cy="336588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3365881"/>
                      </a:xfrm>
                      <a:prstGeom prst="rect">
                        <a:avLst/>
                      </a:prstGeom>
                    </pic:spPr>
                  </pic:pic>
                </a:graphicData>
              </a:graphic>
            </wp:inline>
          </w:drawing>
        </w:r>
      </w:ins>
    </w:p>
    <w:p w:rsidR="0092394B" w:rsidRPr="00E93F7D" w:rsidRDefault="0092394B" w:rsidP="00D31F5F">
      <w:pPr>
        <w:jc w:val="both"/>
        <w:rPr>
          <w:ins w:id="646" w:author="Nguyen Anh Dung" w:date="2018-12-12T08:47:00Z"/>
          <w:rFonts w:cstheme="majorHAnsi"/>
          <w:b/>
          <w:rPrChange w:id="647" w:author="Nguyen Anh Dung" w:date="2018-12-13T16:48:00Z">
            <w:rPr>
              <w:ins w:id="648" w:author="Nguyen Anh Dung" w:date="2018-12-12T08:47:00Z"/>
              <w:b/>
              <w:color w:val="FF0000"/>
            </w:rPr>
          </w:rPrChange>
        </w:rPr>
      </w:pPr>
      <w:del w:id="649" w:author="Nguyen Anh Dung" w:date="2018-12-13T16:17:00Z">
        <w:r w:rsidRPr="00E93F7D" w:rsidDel="000C0CA3">
          <w:rPr>
            <w:rFonts w:cstheme="majorHAnsi"/>
            <w:b/>
            <w:rPrChange w:id="650" w:author="Nguyen Anh Dung" w:date="2018-12-13T16:48:00Z">
              <w:rPr>
                <w:b/>
              </w:rPr>
            </w:rPrChange>
          </w:rPr>
          <w:delText>1a</w:delText>
        </w:r>
      </w:del>
      <w:ins w:id="651" w:author="Nguyen Anh Dung" w:date="2018-12-13T16:17:00Z">
        <w:r w:rsidR="000C0CA3" w:rsidRPr="00E93F7D">
          <w:rPr>
            <w:rFonts w:cstheme="majorHAnsi"/>
            <w:b/>
            <w:rPrChange w:id="652" w:author="Nguyen Anh Dung" w:date="2018-12-13T16:48:00Z">
              <w:rPr>
                <w:b/>
                <w:color w:val="FF0000"/>
              </w:rPr>
            </w:rPrChange>
          </w:rPr>
          <w:t>2</w:t>
        </w:r>
      </w:ins>
      <w:r w:rsidRPr="00E93F7D">
        <w:rPr>
          <w:rFonts w:cstheme="majorHAnsi"/>
          <w:b/>
          <w:rPrChange w:id="653" w:author="Nguyen Anh Dung" w:date="2018-12-13T16:48:00Z">
            <w:rPr>
              <w:b/>
            </w:rPr>
          </w:rPrChange>
        </w:rPr>
        <w:t xml:space="preserve">. Quy trình </w:t>
      </w:r>
      <w:ins w:id="654" w:author="Nguyen Anh Dung" w:date="2018-12-12T08:47:00Z">
        <w:r w:rsidRPr="00E93F7D">
          <w:rPr>
            <w:rFonts w:cstheme="majorHAnsi"/>
            <w:b/>
            <w:rPrChange w:id="655" w:author="Nguyen Anh Dung" w:date="2018-12-13T16:48:00Z">
              <w:rPr>
                <w:b/>
                <w:color w:val="FF0000"/>
              </w:rPr>
            </w:rPrChange>
          </w:rPr>
          <w:t>Đăng tin bài</w:t>
        </w:r>
      </w:ins>
    </w:p>
    <w:p w:rsidR="0092394B" w:rsidRPr="00E93F7D" w:rsidRDefault="0092394B" w:rsidP="00D31F5F">
      <w:pPr>
        <w:jc w:val="both"/>
        <w:rPr>
          <w:ins w:id="656" w:author="Nguyen Anh Dung" w:date="2018-12-12T08:49:00Z"/>
          <w:rFonts w:cstheme="majorHAnsi"/>
          <w:b/>
          <w:rPrChange w:id="657" w:author="Nguyen Anh Dung" w:date="2018-12-13T16:48:00Z">
            <w:rPr>
              <w:ins w:id="658" w:author="Nguyen Anh Dung" w:date="2018-12-12T08:49:00Z"/>
              <w:b/>
              <w:color w:val="FF0000"/>
            </w:rPr>
          </w:rPrChange>
        </w:rPr>
      </w:pPr>
      <w:ins w:id="659" w:author="Nguyen Anh Dung" w:date="2018-12-12T08:48:00Z">
        <w:r w:rsidRPr="00E93F7D">
          <w:rPr>
            <w:rFonts w:cstheme="majorHAnsi"/>
            <w:b/>
            <w:rPrChange w:id="660" w:author="Nguyen Anh Dung" w:date="2018-12-13T16:48:00Z">
              <w:rPr>
                <w:b/>
                <w:color w:val="FF0000"/>
              </w:rPr>
            </w:rPrChange>
          </w:rPr>
          <w:t>Chỉnh sửa theo các ý kiến đã gửi cho bên Công ty (</w:t>
        </w:r>
      </w:ins>
      <w:ins w:id="661" w:author="Nguyen Anh Dung" w:date="2018-12-12T08:49:00Z">
        <w:r w:rsidRPr="00E93F7D">
          <w:rPr>
            <w:rFonts w:cstheme="majorHAnsi"/>
            <w:b/>
            <w:rPrChange w:id="662" w:author="Nguyen Anh Dung" w:date="2018-12-13T16:48:00Z">
              <w:rPr>
                <w:b/>
                <w:color w:val="FF0000"/>
              </w:rPr>
            </w:rPrChange>
          </w:rPr>
          <w:t>củ</w:t>
        </w:r>
        <w:r w:rsidR="000C0CA3" w:rsidRPr="00E93F7D">
          <w:rPr>
            <w:rFonts w:cstheme="majorHAnsi"/>
            <w:b/>
            <w:rPrChange w:id="663" w:author="Nguyen Anh Dung" w:date="2018-12-13T16:48:00Z">
              <w:rPr>
                <w:b/>
                <w:color w:val="FF0000"/>
              </w:rPr>
            </w:rPrChange>
          </w:rPr>
          <w:t xml:space="preserve">a </w:t>
        </w:r>
        <w:r w:rsidRPr="00E93F7D">
          <w:rPr>
            <w:rFonts w:cstheme="majorHAnsi"/>
            <w:b/>
            <w:rPrChange w:id="664" w:author="Nguyen Anh Dung" w:date="2018-12-13T16:48:00Z">
              <w:rPr>
                <w:b/>
                <w:color w:val="FF0000"/>
              </w:rPr>
            </w:rPrChange>
          </w:rPr>
          <w:t>Nam</w:t>
        </w:r>
      </w:ins>
      <w:ins w:id="665" w:author="Nguyen Anh Dung" w:date="2018-12-12T08:59:00Z">
        <w:r w:rsidR="0074516A" w:rsidRPr="00E93F7D">
          <w:rPr>
            <w:rFonts w:cstheme="majorHAnsi"/>
            <w:b/>
            <w:rPrChange w:id="666" w:author="Nguyen Anh Dung" w:date="2018-12-13T16:48:00Z">
              <w:rPr>
                <w:b/>
                <w:color w:val="FF0000"/>
              </w:rPr>
            </w:rPrChange>
          </w:rPr>
          <w:t>, Sỹ</w:t>
        </w:r>
      </w:ins>
      <w:ins w:id="667" w:author="Nguyen Anh Dung" w:date="2018-12-12T08:48:00Z">
        <w:r w:rsidRPr="00E93F7D">
          <w:rPr>
            <w:rFonts w:cstheme="majorHAnsi"/>
            <w:b/>
            <w:rPrChange w:id="668" w:author="Nguyen Anh Dung" w:date="2018-12-13T16:48:00Z">
              <w:rPr>
                <w:b/>
                <w:color w:val="FF0000"/>
              </w:rPr>
            </w:rPrChange>
          </w:rPr>
          <w:t>)</w:t>
        </w:r>
      </w:ins>
    </w:p>
    <w:p w:rsidR="0074516A" w:rsidRPr="00E93F7D" w:rsidRDefault="0074516A" w:rsidP="0074516A">
      <w:pPr>
        <w:jc w:val="both"/>
        <w:rPr>
          <w:ins w:id="669" w:author="Nguyen Anh Dung" w:date="2018-12-12T08:59:00Z"/>
          <w:rFonts w:cstheme="majorHAnsi"/>
          <w:rPrChange w:id="670" w:author="Nguyen Anh Dung" w:date="2018-12-13T16:48:00Z">
            <w:rPr>
              <w:ins w:id="671" w:author="Nguyen Anh Dung" w:date="2018-12-12T08:59:00Z"/>
              <w:b/>
              <w:color w:val="FF0000"/>
            </w:rPr>
          </w:rPrChange>
        </w:rPr>
      </w:pPr>
      <w:ins w:id="672" w:author="Nguyen Anh Dung" w:date="2018-12-12T08:59:00Z">
        <w:r w:rsidRPr="00E93F7D">
          <w:rPr>
            <w:rFonts w:cstheme="majorHAnsi"/>
            <w:rPrChange w:id="673" w:author="Nguyen Anh Dung" w:date="2018-12-13T16:48:00Z">
              <w:rPr>
                <w:b/>
                <w:color w:val="FF0000"/>
              </w:rPr>
            </w:rPrChange>
          </w:rPr>
          <w:t>1. E đăng 1 bài và đã duyệt nhưng sau đó bài bị vào mục tin đã xóa. Tên tin bài là "xd môi trg du lịch k khói thuốc". Các a xem lại hệ thống có lỗi gì k ạ.</w:t>
        </w:r>
      </w:ins>
    </w:p>
    <w:p w:rsidR="0074516A" w:rsidRPr="00E93F7D" w:rsidRDefault="0074516A" w:rsidP="0074516A">
      <w:pPr>
        <w:jc w:val="both"/>
        <w:rPr>
          <w:ins w:id="674" w:author="Nguyen Anh Dung" w:date="2018-12-12T08:59:00Z"/>
          <w:rFonts w:cstheme="majorHAnsi"/>
          <w:rPrChange w:id="675" w:author="Nguyen Anh Dung" w:date="2018-12-13T16:48:00Z">
            <w:rPr>
              <w:ins w:id="676" w:author="Nguyen Anh Dung" w:date="2018-12-12T08:59:00Z"/>
              <w:b/>
              <w:color w:val="FF0000"/>
            </w:rPr>
          </w:rPrChange>
        </w:rPr>
      </w:pPr>
      <w:ins w:id="677" w:author="Nguyen Anh Dung" w:date="2018-12-12T08:59:00Z">
        <w:r w:rsidRPr="00E93F7D">
          <w:rPr>
            <w:rFonts w:cstheme="majorHAnsi"/>
            <w:rPrChange w:id="678" w:author="Nguyen Anh Dung" w:date="2018-12-13T16:48:00Z">
              <w:rPr>
                <w:b/>
                <w:color w:val="FF0000"/>
              </w:rPr>
            </w:rPrChange>
          </w:rPr>
          <w:t>2. Thêm tính năng hoàn tác tin bài ạ. Hiện những bài ở trong mục đã xóa k gỡ để đăng lại đc.</w:t>
        </w:r>
      </w:ins>
    </w:p>
    <w:p w:rsidR="0074516A" w:rsidRPr="00E93F7D" w:rsidRDefault="0074516A" w:rsidP="0074516A">
      <w:pPr>
        <w:jc w:val="both"/>
        <w:rPr>
          <w:ins w:id="679" w:author="Nguyen Anh Dung" w:date="2018-12-12T08:59:00Z"/>
          <w:rFonts w:cstheme="majorHAnsi"/>
          <w:rPrChange w:id="680" w:author="Nguyen Anh Dung" w:date="2018-12-13T16:48:00Z">
            <w:rPr>
              <w:ins w:id="681" w:author="Nguyen Anh Dung" w:date="2018-12-12T08:59:00Z"/>
              <w:b/>
              <w:color w:val="FF0000"/>
            </w:rPr>
          </w:rPrChange>
        </w:rPr>
      </w:pPr>
      <w:ins w:id="682" w:author="Nguyen Anh Dung" w:date="2018-12-12T08:59:00Z">
        <w:r w:rsidRPr="00E93F7D">
          <w:rPr>
            <w:rFonts w:cstheme="majorHAnsi"/>
            <w:rPrChange w:id="683" w:author="Nguyen Anh Dung" w:date="2018-12-13T16:48:00Z">
              <w:rPr>
                <w:b/>
                <w:color w:val="FF0000"/>
              </w:rPr>
            </w:rPrChange>
          </w:rPr>
          <w:t>3. Bỏ hết các tab k cần thiết ở tk user. Vd như tab quản trị tin tức, trong đó có các tab con tin xác minh, tin đã duyệt...vào k thấy gì, nên bỏ hết, giữ lại tab con ql tin tức trong tab này thôi. Bỏ cả quản trị chủ đề góp ý đối vs tk user luôn. Cho đỡ rối. Tk user chỉ dùng để đăng tin, xem tin đã đăng.</w:t>
        </w:r>
      </w:ins>
    </w:p>
    <w:p w:rsidR="0074516A" w:rsidRPr="00E93F7D" w:rsidRDefault="0074516A" w:rsidP="0074516A">
      <w:pPr>
        <w:jc w:val="both"/>
        <w:rPr>
          <w:ins w:id="684" w:author="Nguyen Anh Dung" w:date="2018-12-12T08:59:00Z"/>
          <w:rFonts w:cstheme="majorHAnsi"/>
          <w:rPrChange w:id="685" w:author="Nguyen Anh Dung" w:date="2018-12-13T16:48:00Z">
            <w:rPr>
              <w:ins w:id="686" w:author="Nguyen Anh Dung" w:date="2018-12-12T08:59:00Z"/>
              <w:b/>
              <w:color w:val="FF0000"/>
            </w:rPr>
          </w:rPrChange>
        </w:rPr>
      </w:pPr>
      <w:ins w:id="687" w:author="Nguyen Anh Dung" w:date="2018-12-12T08:59:00Z">
        <w:r w:rsidRPr="00E93F7D">
          <w:rPr>
            <w:rFonts w:cstheme="majorHAnsi"/>
            <w:rPrChange w:id="688" w:author="Nguyen Anh Dung" w:date="2018-12-13T16:48:00Z">
              <w:rPr>
                <w:b/>
                <w:color w:val="FF0000"/>
              </w:rPr>
            </w:rPrChange>
          </w:rPr>
          <w:t>4. Phần tạo tin bài bắt buộc phải có ảnh đại diện mới đăng đc tin. Nên bỏ khống chế trường này.</w:t>
        </w:r>
      </w:ins>
    </w:p>
    <w:p w:rsidR="0092394B" w:rsidRPr="00E93F7D" w:rsidRDefault="0074516A" w:rsidP="0074516A">
      <w:pPr>
        <w:jc w:val="both"/>
        <w:rPr>
          <w:ins w:id="689" w:author="Nguyen Anh Dung" w:date="2018-12-12T08:59:00Z"/>
          <w:rFonts w:cstheme="majorHAnsi"/>
          <w:rPrChange w:id="690" w:author="Nguyen Anh Dung" w:date="2018-12-13T16:48:00Z">
            <w:rPr>
              <w:ins w:id="691" w:author="Nguyen Anh Dung" w:date="2018-12-12T08:59:00Z"/>
              <w:b/>
              <w:color w:val="FF0000"/>
            </w:rPr>
          </w:rPrChange>
        </w:rPr>
      </w:pPr>
      <w:ins w:id="692" w:author="Nguyen Anh Dung" w:date="2018-12-12T08:59:00Z">
        <w:r w:rsidRPr="00E93F7D">
          <w:rPr>
            <w:rFonts w:cstheme="majorHAnsi"/>
            <w:rPrChange w:id="693" w:author="Nguyen Anh Dung" w:date="2018-12-13T16:48:00Z">
              <w:rPr>
                <w:b/>
                <w:color w:val="FF0000"/>
              </w:rPr>
            </w:rPrChange>
          </w:rPr>
          <w:t>5. Thêm tính năng xem trước ở phần tạo tin bài. Tức lại hiển thị demo trên giao diện web để ng tạo tin bài xem có lỗi(font, h.a, chữ..) gì k</w:t>
        </w:r>
      </w:ins>
    </w:p>
    <w:p w:rsidR="0074516A" w:rsidRPr="00E93F7D" w:rsidRDefault="0074516A" w:rsidP="0074516A">
      <w:pPr>
        <w:jc w:val="both"/>
        <w:rPr>
          <w:ins w:id="694" w:author="Nguyen Anh Dung" w:date="2018-12-12T09:00:00Z"/>
          <w:rFonts w:cstheme="majorHAnsi"/>
          <w:rPrChange w:id="695" w:author="Nguyen Anh Dung" w:date="2018-12-13T16:48:00Z">
            <w:rPr>
              <w:ins w:id="696" w:author="Nguyen Anh Dung" w:date="2018-12-12T09:00:00Z"/>
              <w:b/>
              <w:color w:val="FF0000"/>
            </w:rPr>
          </w:rPrChange>
        </w:rPr>
      </w:pPr>
      <w:ins w:id="697" w:author="Nguyen Anh Dung" w:date="2018-12-12T08:59:00Z">
        <w:r w:rsidRPr="00E93F7D">
          <w:rPr>
            <w:rFonts w:cstheme="majorHAnsi"/>
            <w:rPrChange w:id="698" w:author="Nguyen Anh Dung" w:date="2018-12-13T16:48:00Z">
              <w:rPr>
                <w:b/>
                <w:color w:val="FF0000"/>
              </w:rPr>
            </w:rPrChange>
          </w:rPr>
          <w:lastRenderedPageBreak/>
          <w:t>6. Phần tạo tin bài thêm trường "tác giả" ạ. Còn trường "nguồn tin" là để dẫn link thôi chứ k đư</w:t>
        </w:r>
      </w:ins>
    </w:p>
    <w:p w:rsidR="0074516A" w:rsidRPr="00E93F7D" w:rsidRDefault="0074516A" w:rsidP="0074516A">
      <w:pPr>
        <w:jc w:val="both"/>
        <w:rPr>
          <w:ins w:id="699" w:author="Nguyen Anh Dung" w:date="2018-12-12T09:00:00Z"/>
          <w:rFonts w:cstheme="majorHAnsi"/>
          <w:rPrChange w:id="700" w:author="Nguyen Anh Dung" w:date="2018-12-13T16:48:00Z">
            <w:rPr>
              <w:ins w:id="701" w:author="Nguyen Anh Dung" w:date="2018-12-12T09:00:00Z"/>
              <w:b/>
              <w:color w:val="FF0000"/>
            </w:rPr>
          </w:rPrChange>
        </w:rPr>
      </w:pPr>
      <w:ins w:id="702" w:author="Nguyen Anh Dung" w:date="2018-12-12T09:00:00Z">
        <w:r w:rsidRPr="00E93F7D">
          <w:rPr>
            <w:rFonts w:cstheme="majorHAnsi"/>
            <w:rPrChange w:id="703" w:author="Nguyen Anh Dung" w:date="2018-12-13T16:48:00Z">
              <w:rPr>
                <w:b/>
                <w:color w:val="FF0000"/>
              </w:rPr>
            </w:rPrChange>
          </w:rPr>
          <w:t xml:space="preserve">7. Thêm trường ngày tháng khi đăng tin nữa ạ. Như e hiểu thì bây h đăng bài n sẽ lấy theo thời gian thực trên hệ thống. E muốn mình có thể chỉnh sửa đc cái này. Vd như hnay post bài là 23.11 nhưng khi đăng lên web n sẽ hiện ngày đăng tin là 22.11 chả hạn(theo mình chọn) </w:t>
        </w:r>
      </w:ins>
      <w:ins w:id="704" w:author="Nguyen Anh Dung" w:date="2018-12-12T08:59:00Z">
        <w:r w:rsidRPr="00E93F7D">
          <w:rPr>
            <w:rFonts w:cstheme="majorHAnsi"/>
            <w:rPrChange w:id="705" w:author="Nguyen Anh Dung" w:date="2018-12-13T16:48:00Z">
              <w:rPr>
                <w:b/>
                <w:color w:val="FF0000"/>
              </w:rPr>
            </w:rPrChange>
          </w:rPr>
          <w:t>a tên tác giả vào đó đc</w:t>
        </w:r>
      </w:ins>
    </w:p>
    <w:p w:rsidR="0074516A" w:rsidRPr="00E93F7D" w:rsidRDefault="00FC7C2A" w:rsidP="0074516A">
      <w:pPr>
        <w:jc w:val="both"/>
        <w:rPr>
          <w:ins w:id="706" w:author="Nguyen Anh Dung" w:date="2018-12-12T09:01:00Z"/>
          <w:rFonts w:cstheme="majorHAnsi"/>
          <w:rPrChange w:id="707" w:author="Nguyen Anh Dung" w:date="2018-12-13T16:48:00Z">
            <w:rPr>
              <w:ins w:id="708" w:author="Nguyen Anh Dung" w:date="2018-12-12T09:01:00Z"/>
              <w:b/>
            </w:rPr>
          </w:rPrChange>
        </w:rPr>
      </w:pPr>
      <w:ins w:id="709" w:author="Nguyen Anh Dung" w:date="2018-12-13T15:45:00Z">
        <w:r w:rsidRPr="00E93F7D">
          <w:rPr>
            <w:rFonts w:cstheme="majorHAnsi"/>
            <w:rPrChange w:id="710" w:author="Nguyen Anh Dung" w:date="2018-12-13T16:48:00Z">
              <w:rPr/>
            </w:rPrChange>
          </w:rPr>
          <w:t>8</w:t>
        </w:r>
      </w:ins>
      <w:ins w:id="711" w:author="Nguyen Anh Dung" w:date="2018-12-12T09:01:00Z">
        <w:r w:rsidR="0074516A" w:rsidRPr="00E93F7D">
          <w:rPr>
            <w:rFonts w:cstheme="majorHAnsi"/>
            <w:rPrChange w:id="712" w:author="Nguyen Anh Dung" w:date="2018-12-13T16:48:00Z">
              <w:rPr>
                <w:b/>
              </w:rPr>
            </w:rPrChange>
          </w:rPr>
          <w:t>. Phần đăng tin bài em cũng k hiểu mục Ghi chú là có ý nghĩa j ạ</w:t>
        </w:r>
      </w:ins>
    </w:p>
    <w:p w:rsidR="0074516A" w:rsidRPr="00E93F7D" w:rsidRDefault="00FC7C2A" w:rsidP="0074516A">
      <w:pPr>
        <w:jc w:val="both"/>
        <w:rPr>
          <w:ins w:id="713" w:author="Nguyen Anh Dung" w:date="2018-12-12T09:01:00Z"/>
          <w:rFonts w:cstheme="majorHAnsi"/>
          <w:rPrChange w:id="714" w:author="Nguyen Anh Dung" w:date="2018-12-13T16:48:00Z">
            <w:rPr>
              <w:ins w:id="715" w:author="Nguyen Anh Dung" w:date="2018-12-12T09:01:00Z"/>
              <w:b/>
            </w:rPr>
          </w:rPrChange>
        </w:rPr>
      </w:pPr>
      <w:ins w:id="716" w:author="Nguyen Anh Dung" w:date="2018-12-13T15:45:00Z">
        <w:r w:rsidRPr="00E93F7D">
          <w:rPr>
            <w:rFonts w:cstheme="majorHAnsi"/>
            <w:rPrChange w:id="717" w:author="Nguyen Anh Dung" w:date="2018-12-13T16:48:00Z">
              <w:rPr/>
            </w:rPrChange>
          </w:rPr>
          <w:t>9</w:t>
        </w:r>
      </w:ins>
      <w:ins w:id="718" w:author="Nguyen Anh Dung" w:date="2018-12-12T09:01:00Z">
        <w:r w:rsidR="0074516A" w:rsidRPr="00E93F7D">
          <w:rPr>
            <w:rFonts w:cstheme="majorHAnsi"/>
            <w:rPrChange w:id="719" w:author="Nguyen Anh Dung" w:date="2018-12-13T16:48:00Z">
              <w:rPr>
                <w:b/>
              </w:rPr>
            </w:rPrChange>
          </w:rPr>
          <w:t>. Các tin đã xóa thì có mục hoàn tác rồi, có thể thêm mục xóa hẳn luôn</w:t>
        </w:r>
      </w:ins>
    </w:p>
    <w:p w:rsidR="0074516A" w:rsidRPr="00E93F7D" w:rsidRDefault="00FC7C2A" w:rsidP="0074516A">
      <w:pPr>
        <w:jc w:val="both"/>
        <w:rPr>
          <w:ins w:id="720" w:author="Nguyen Anh Dung" w:date="2018-12-12T09:01:00Z"/>
          <w:rFonts w:cstheme="majorHAnsi"/>
          <w:rPrChange w:id="721" w:author="Nguyen Anh Dung" w:date="2018-12-13T16:48:00Z">
            <w:rPr>
              <w:ins w:id="722" w:author="Nguyen Anh Dung" w:date="2018-12-12T09:01:00Z"/>
              <w:b/>
            </w:rPr>
          </w:rPrChange>
        </w:rPr>
      </w:pPr>
      <w:ins w:id="723" w:author="Nguyen Anh Dung" w:date="2018-12-13T15:45:00Z">
        <w:r w:rsidRPr="00E93F7D">
          <w:rPr>
            <w:rFonts w:cstheme="majorHAnsi"/>
            <w:rPrChange w:id="724" w:author="Nguyen Anh Dung" w:date="2018-12-13T16:48:00Z">
              <w:rPr/>
            </w:rPrChange>
          </w:rPr>
          <w:t>10</w:t>
        </w:r>
      </w:ins>
      <w:ins w:id="725" w:author="Nguyen Anh Dung" w:date="2018-12-12T09:01:00Z">
        <w:r w:rsidR="0074516A" w:rsidRPr="00E93F7D">
          <w:rPr>
            <w:rFonts w:cstheme="majorHAnsi"/>
            <w:rPrChange w:id="726" w:author="Nguyen Anh Dung" w:date="2018-12-13T16:48:00Z">
              <w:rPr>
                <w:b/>
              </w:rPr>
            </w:rPrChange>
          </w:rPr>
          <w:t>. Thống kê các tin bài đã đc duyệt theo dạng đơn giản, để cuối năm có thể tổng hợp dễ dàng tổng số tin, số trang (như trang CEID khi bài đã đc duyệt, chỏ vào tin bài đó vẫn có mục xem trước, từ đó xác định đc số trang), theo ý kiến a Dũng có thể xuất luôn ra Excel tổng số bài viết luôn ( bao gồm tên bài, người đăng, ngày đăng, số trang từng bài…)</w:t>
        </w:r>
      </w:ins>
    </w:p>
    <w:p w:rsidR="0074516A" w:rsidRPr="00E93F7D" w:rsidRDefault="00FC7C2A" w:rsidP="0074516A">
      <w:pPr>
        <w:jc w:val="both"/>
        <w:rPr>
          <w:ins w:id="727" w:author="Nguyen Anh Dung" w:date="2018-12-12T09:01:00Z"/>
          <w:rFonts w:cstheme="majorHAnsi"/>
          <w:rPrChange w:id="728" w:author="Nguyen Anh Dung" w:date="2018-12-13T16:48:00Z">
            <w:rPr>
              <w:ins w:id="729" w:author="Nguyen Anh Dung" w:date="2018-12-12T09:01:00Z"/>
              <w:b/>
            </w:rPr>
          </w:rPrChange>
        </w:rPr>
      </w:pPr>
      <w:ins w:id="730" w:author="Nguyen Anh Dung" w:date="2018-12-13T15:45:00Z">
        <w:r w:rsidRPr="00E93F7D">
          <w:rPr>
            <w:rFonts w:cstheme="majorHAnsi"/>
            <w:rPrChange w:id="731" w:author="Nguyen Anh Dung" w:date="2018-12-13T16:48:00Z">
              <w:rPr/>
            </w:rPrChange>
          </w:rPr>
          <w:t>11</w:t>
        </w:r>
      </w:ins>
      <w:ins w:id="732" w:author="Nguyen Anh Dung" w:date="2018-12-12T09:01:00Z">
        <w:r w:rsidR="0074516A" w:rsidRPr="00E93F7D">
          <w:rPr>
            <w:rFonts w:cstheme="majorHAnsi"/>
            <w:rPrChange w:id="733" w:author="Nguyen Anh Dung" w:date="2018-12-13T16:48:00Z">
              <w:rPr>
                <w:b/>
              </w:rPr>
            </w:rPrChange>
          </w:rPr>
          <w:t xml:space="preserve">. Khi copy 1 đoạn tin bài có hình ảnh của 1 trang báo điện tử, có thể xử lý kích cỡ ảnh đó trên phần đăng tin của mình bằng cách click chuột phải và sửa độ rộng hoặc độ dài, mặc định chiều còn lại ( độ dài hoặc độ rộng) sẽ tự nhảy về kích cỡ cho phù hợp công thức ( ví dụ để chiều rộng = ¾ chiều dài) </w:t>
        </w:r>
      </w:ins>
    </w:p>
    <w:p w:rsidR="0074516A" w:rsidRPr="00E93F7D" w:rsidRDefault="00FC7C2A" w:rsidP="0074516A">
      <w:pPr>
        <w:jc w:val="both"/>
        <w:rPr>
          <w:ins w:id="734" w:author="Nguyen Anh Dung" w:date="2018-12-12T09:01:00Z"/>
          <w:rFonts w:cstheme="majorHAnsi"/>
          <w:rPrChange w:id="735" w:author="Nguyen Anh Dung" w:date="2018-12-13T16:48:00Z">
            <w:rPr>
              <w:ins w:id="736" w:author="Nguyen Anh Dung" w:date="2018-12-12T09:01:00Z"/>
              <w:b/>
              <w:color w:val="FF0000"/>
            </w:rPr>
          </w:rPrChange>
        </w:rPr>
      </w:pPr>
      <w:ins w:id="737" w:author="Nguyen Anh Dung" w:date="2018-12-13T15:45:00Z">
        <w:r w:rsidRPr="00E93F7D">
          <w:rPr>
            <w:rFonts w:cstheme="majorHAnsi"/>
            <w:rPrChange w:id="738" w:author="Nguyen Anh Dung" w:date="2018-12-13T16:48:00Z">
              <w:rPr/>
            </w:rPrChange>
          </w:rPr>
          <w:t>12</w:t>
        </w:r>
      </w:ins>
      <w:ins w:id="739" w:author="Nguyen Anh Dung" w:date="2018-12-12T09:01:00Z">
        <w:r w:rsidR="0074516A" w:rsidRPr="00E93F7D">
          <w:rPr>
            <w:rFonts w:cstheme="majorHAnsi"/>
            <w:rPrChange w:id="740" w:author="Nguyen Anh Dung" w:date="2018-12-13T16:48:00Z">
              <w:rPr>
                <w:b/>
              </w:rPr>
            </w:rPrChange>
          </w:rPr>
          <w:t>. Phần ảnh đại diện k phải bài nào cũng có ảnh, có ảnh up vào thì trên trang chủ mục tin tức mỗi tin sẽ có ảnh đại diện, nếu ko có thì sẽ hiện ra ảnh trắng rất phản cảm.</w:t>
        </w:r>
      </w:ins>
    </w:p>
    <w:p w:rsidR="0074516A" w:rsidRPr="00E93F7D" w:rsidDel="000C0CA3" w:rsidRDefault="0074516A" w:rsidP="0074516A">
      <w:pPr>
        <w:jc w:val="both"/>
        <w:rPr>
          <w:del w:id="741" w:author="Nguyen Anh Dung" w:date="2018-12-13T16:18:00Z"/>
          <w:rFonts w:cstheme="majorHAnsi"/>
          <w:b/>
          <w:sz w:val="28"/>
          <w:rPrChange w:id="742" w:author="Nguyen Anh Dung" w:date="2018-12-13T16:48:00Z">
            <w:rPr>
              <w:del w:id="743" w:author="Nguyen Anh Dung" w:date="2018-12-13T16:18:00Z"/>
              <w:b/>
            </w:rPr>
          </w:rPrChange>
        </w:rPr>
      </w:pPr>
    </w:p>
    <w:p w:rsidR="005536C0" w:rsidRPr="00E93F7D" w:rsidRDefault="00373481" w:rsidP="00D31F5F">
      <w:pPr>
        <w:jc w:val="both"/>
        <w:rPr>
          <w:rFonts w:cstheme="majorHAnsi"/>
          <w:b/>
          <w:sz w:val="28"/>
          <w:rPrChange w:id="744" w:author="Nguyen Anh Dung" w:date="2018-12-13T16:48:00Z">
            <w:rPr>
              <w:b/>
            </w:rPr>
          </w:rPrChange>
        </w:rPr>
      </w:pPr>
      <w:del w:id="745" w:author="Nguyen Anh Dung" w:date="2018-12-13T16:18:00Z">
        <w:r w:rsidRPr="00E93F7D" w:rsidDel="000C0CA3">
          <w:rPr>
            <w:rFonts w:cstheme="majorHAnsi"/>
            <w:b/>
            <w:sz w:val="28"/>
            <w:rPrChange w:id="746" w:author="Nguyen Anh Dung" w:date="2018-12-13T16:48:00Z">
              <w:rPr>
                <w:b/>
              </w:rPr>
            </w:rPrChange>
          </w:rPr>
          <w:delText>2</w:delText>
        </w:r>
      </w:del>
      <w:ins w:id="747" w:author="Nguyen Anh Dung" w:date="2018-12-13T16:18:00Z">
        <w:r w:rsidR="000C0CA3" w:rsidRPr="00E93F7D">
          <w:rPr>
            <w:rFonts w:cstheme="majorHAnsi"/>
            <w:b/>
            <w:sz w:val="28"/>
            <w:rPrChange w:id="748" w:author="Nguyen Anh Dung" w:date="2018-12-13T16:48:00Z">
              <w:rPr>
                <w:b/>
              </w:rPr>
            </w:rPrChange>
          </w:rPr>
          <w:t>3</w:t>
        </w:r>
      </w:ins>
      <w:r w:rsidRPr="00E93F7D">
        <w:rPr>
          <w:rFonts w:cstheme="majorHAnsi"/>
          <w:b/>
          <w:sz w:val="28"/>
          <w:rPrChange w:id="749" w:author="Nguyen Anh Dung" w:date="2018-12-13T16:48:00Z">
            <w:rPr>
              <w:b/>
            </w:rPr>
          </w:rPrChange>
        </w:rPr>
        <w:t>.</w:t>
      </w:r>
      <w:r w:rsidR="00C06200" w:rsidRPr="00E93F7D">
        <w:rPr>
          <w:rFonts w:cstheme="majorHAnsi"/>
          <w:b/>
          <w:sz w:val="28"/>
          <w:rPrChange w:id="750" w:author="Nguyen Anh Dung" w:date="2018-12-13T16:48:00Z">
            <w:rPr>
              <w:b/>
            </w:rPr>
          </w:rPrChange>
        </w:rPr>
        <w:t xml:space="preserve"> </w:t>
      </w:r>
      <w:r w:rsidR="00F371D5" w:rsidRPr="00E93F7D">
        <w:rPr>
          <w:rFonts w:cstheme="majorHAnsi"/>
          <w:b/>
          <w:sz w:val="28"/>
          <w:rPrChange w:id="751" w:author="Nguyen Anh Dung" w:date="2018-12-13T16:48:00Z">
            <w:rPr>
              <w:b/>
            </w:rPr>
          </w:rPrChange>
        </w:rPr>
        <w:t>Các chức năng của Cổng thông tin trao đổi hai chiều</w:t>
      </w:r>
    </w:p>
    <w:p w:rsidR="00F371D5" w:rsidRPr="00E93F7D" w:rsidDel="000C0CA3" w:rsidRDefault="00276C79" w:rsidP="00D31F5F">
      <w:pPr>
        <w:jc w:val="both"/>
        <w:rPr>
          <w:del w:id="752" w:author="Nguyen Anh Dung" w:date="2018-12-13T16:18:00Z"/>
          <w:rFonts w:cstheme="majorHAnsi"/>
          <w:sz w:val="28"/>
          <w:rPrChange w:id="753" w:author="Nguyen Anh Dung" w:date="2018-12-13T16:48:00Z">
            <w:rPr>
              <w:del w:id="754" w:author="Nguyen Anh Dung" w:date="2018-12-13T16:18:00Z"/>
            </w:rPr>
          </w:rPrChange>
        </w:rPr>
      </w:pPr>
      <w:del w:id="755" w:author="Nguyen Anh Dung" w:date="2018-12-13T16:18:00Z">
        <w:r w:rsidRPr="00E93F7D" w:rsidDel="000C0CA3">
          <w:rPr>
            <w:rFonts w:cstheme="majorHAnsi"/>
            <w:sz w:val="28"/>
            <w:rPrChange w:id="756" w:author="Nguyen Anh Dung" w:date="2018-12-13T16:48:00Z">
              <w:rPr/>
            </w:rPrChange>
          </w:rPr>
          <w:delText>Bảo đảm các chức năng đã đưa ra trong tài liệu trường hợp sử dụng (</w:delText>
        </w:r>
        <w:r w:rsidRPr="00E93F7D" w:rsidDel="000C0CA3">
          <w:rPr>
            <w:rFonts w:cstheme="majorHAnsi"/>
            <w:b/>
            <w:i/>
            <w:sz w:val="28"/>
            <w:rPrChange w:id="757" w:author="Nguyen Anh Dung" w:date="2018-12-13T16:48:00Z">
              <w:rPr>
                <w:b/>
                <w:i/>
              </w:rPr>
            </w:rPrChange>
          </w:rPr>
          <w:delText>11. P3.2 Báo cáo thuyết minh biểu đồ THSD.doc</w:delText>
        </w:r>
        <w:r w:rsidRPr="00E93F7D" w:rsidDel="000C0CA3">
          <w:rPr>
            <w:rFonts w:cstheme="majorHAnsi"/>
            <w:sz w:val="28"/>
            <w:rPrChange w:id="758" w:author="Nguyen Anh Dung" w:date="2018-12-13T16:48:00Z">
              <w:rPr/>
            </w:rPrChange>
          </w:rPr>
          <w:delText>) phù hợp với quy trình thực tế như đã đề cập ở trên.</w:delText>
        </w:r>
      </w:del>
    </w:p>
    <w:p w:rsidR="00276C79" w:rsidRPr="00E93F7D" w:rsidDel="000C0CA3" w:rsidRDefault="00276C79" w:rsidP="00D31F5F">
      <w:pPr>
        <w:jc w:val="both"/>
        <w:rPr>
          <w:del w:id="759" w:author="Nguyen Anh Dung" w:date="2018-12-13T16:18:00Z"/>
          <w:rFonts w:cstheme="majorHAnsi"/>
          <w:b/>
          <w:sz w:val="28"/>
          <w:rPrChange w:id="760" w:author="Nguyen Anh Dung" w:date="2018-12-13T16:48:00Z">
            <w:rPr>
              <w:del w:id="761" w:author="Nguyen Anh Dung" w:date="2018-12-13T16:18:00Z"/>
              <w:b/>
            </w:rPr>
          </w:rPrChange>
        </w:rPr>
      </w:pPr>
      <w:del w:id="762" w:author="Nguyen Anh Dung" w:date="2018-12-13T16:18:00Z">
        <w:r w:rsidRPr="00E93F7D" w:rsidDel="000C0CA3">
          <w:rPr>
            <w:rFonts w:cstheme="majorHAnsi"/>
            <w:b/>
            <w:sz w:val="28"/>
            <w:rPrChange w:id="763" w:author="Nguyen Anh Dung" w:date="2018-12-13T16:48:00Z">
              <w:rPr>
                <w:b/>
              </w:rPr>
            </w:rPrChange>
          </w:rPr>
          <w:delText xml:space="preserve">Trong đó chú ý: </w:delText>
        </w:r>
      </w:del>
    </w:p>
    <w:p w:rsidR="00276C79" w:rsidRPr="00E93F7D" w:rsidDel="000C0CA3" w:rsidRDefault="003B45A1" w:rsidP="00D31F5F">
      <w:pPr>
        <w:jc w:val="both"/>
        <w:rPr>
          <w:del w:id="764" w:author="Nguyen Anh Dung" w:date="2018-12-13T16:18:00Z"/>
          <w:rFonts w:cstheme="majorHAnsi"/>
          <w:sz w:val="28"/>
          <w:rPrChange w:id="765" w:author="Nguyen Anh Dung" w:date="2018-12-13T16:48:00Z">
            <w:rPr>
              <w:del w:id="766" w:author="Nguyen Anh Dung" w:date="2018-12-13T16:18:00Z"/>
            </w:rPr>
          </w:rPrChange>
        </w:rPr>
      </w:pPr>
      <w:del w:id="767" w:author="Nguyen Anh Dung" w:date="2018-12-13T16:18:00Z">
        <w:r w:rsidRPr="00E93F7D" w:rsidDel="000C0CA3">
          <w:rPr>
            <w:rFonts w:cstheme="majorHAnsi"/>
            <w:sz w:val="28"/>
            <w:rPrChange w:id="768" w:author="Nguyen Anh Dung" w:date="2018-12-13T16:48:00Z">
              <w:rPr/>
            </w:rPrChange>
          </w:rPr>
          <w:delText>- Chức năng Công bố</w:delText>
        </w:r>
        <w:r w:rsidR="00896F4C" w:rsidRPr="00E93F7D" w:rsidDel="000C0CA3">
          <w:rPr>
            <w:rFonts w:cstheme="majorHAnsi"/>
            <w:sz w:val="28"/>
            <w:rPrChange w:id="769" w:author="Nguyen Anh Dung" w:date="2018-12-13T16:48:00Z">
              <w:rPr/>
            </w:rPrChange>
          </w:rPr>
          <w:delText xml:space="preserve"> Văn bản </w:delText>
        </w:r>
        <w:r w:rsidR="003370D3" w:rsidRPr="00E93F7D" w:rsidDel="000C0CA3">
          <w:rPr>
            <w:rFonts w:cstheme="majorHAnsi"/>
            <w:sz w:val="28"/>
            <w:rPrChange w:id="770" w:author="Nguyen Anh Dung" w:date="2018-12-13T16:48:00Z">
              <w:rPr/>
            </w:rPrChange>
          </w:rPr>
          <w:delText>pháp quy về môi trường</w:delText>
        </w:r>
      </w:del>
    </w:p>
    <w:p w:rsidR="003370D3" w:rsidRPr="00E93F7D" w:rsidDel="000C0CA3" w:rsidRDefault="003370D3" w:rsidP="00D31F5F">
      <w:pPr>
        <w:jc w:val="both"/>
        <w:rPr>
          <w:del w:id="771" w:author="Nguyen Anh Dung" w:date="2018-12-13T16:18:00Z"/>
          <w:rFonts w:cstheme="majorHAnsi"/>
          <w:sz w:val="28"/>
          <w:rPrChange w:id="772" w:author="Nguyen Anh Dung" w:date="2018-12-13T16:48:00Z">
            <w:rPr>
              <w:del w:id="773" w:author="Nguyen Anh Dung" w:date="2018-12-13T16:18:00Z"/>
            </w:rPr>
          </w:rPrChange>
        </w:rPr>
      </w:pPr>
      <w:del w:id="774" w:author="Nguyen Anh Dung" w:date="2018-12-13T16:18:00Z">
        <w:r w:rsidRPr="00E93F7D" w:rsidDel="000C0CA3">
          <w:rPr>
            <w:rFonts w:cstheme="majorHAnsi"/>
            <w:sz w:val="28"/>
            <w:rPrChange w:id="775" w:author="Nguyen Anh Dung" w:date="2018-12-13T16:48:00Z">
              <w:rPr/>
            </w:rPrChange>
          </w:rPr>
          <w:delText>- Chức năng Công bố</w:delText>
        </w:r>
        <w:r w:rsidR="00C610C6" w:rsidRPr="00E93F7D" w:rsidDel="000C0CA3">
          <w:rPr>
            <w:rFonts w:cstheme="majorHAnsi"/>
            <w:sz w:val="28"/>
            <w:rPrChange w:id="776" w:author="Nguyen Anh Dung" w:date="2018-12-13T16:48:00Z">
              <w:rPr/>
            </w:rPrChange>
          </w:rPr>
          <w:delText xml:space="preserve"> và tìm kiếm câu trả lời </w:delText>
        </w:r>
        <w:r w:rsidR="00C610C6" w:rsidRPr="00E93F7D" w:rsidDel="000C0CA3">
          <w:rPr>
            <w:rFonts w:cstheme="majorHAnsi"/>
            <w:i/>
            <w:sz w:val="28"/>
            <w:rPrChange w:id="777" w:author="Nguyen Anh Dung" w:date="2018-12-13T16:48:00Z">
              <w:rPr>
                <w:i/>
              </w:rPr>
            </w:rPrChange>
          </w:rPr>
          <w:delText>(câu trả lời đã công khai)</w:delText>
        </w:r>
      </w:del>
    </w:p>
    <w:p w:rsidR="009E1AA0" w:rsidRPr="00E93F7D" w:rsidDel="000C0CA3" w:rsidRDefault="009E1AA0" w:rsidP="00D31F5F">
      <w:pPr>
        <w:jc w:val="both"/>
        <w:rPr>
          <w:del w:id="778" w:author="Nguyen Anh Dung" w:date="2018-12-13T16:18:00Z"/>
          <w:rFonts w:cstheme="majorHAnsi"/>
          <w:sz w:val="28"/>
          <w:rPrChange w:id="779" w:author="Nguyen Anh Dung" w:date="2018-12-13T16:48:00Z">
            <w:rPr>
              <w:del w:id="780" w:author="Nguyen Anh Dung" w:date="2018-12-13T16:18:00Z"/>
              <w:color w:val="FF0000"/>
            </w:rPr>
          </w:rPrChange>
        </w:rPr>
      </w:pPr>
      <w:del w:id="781" w:author="Nguyen Anh Dung" w:date="2018-12-13T16:18:00Z">
        <w:r w:rsidRPr="00E93F7D" w:rsidDel="000C0CA3">
          <w:rPr>
            <w:rFonts w:cstheme="majorHAnsi"/>
            <w:sz w:val="28"/>
            <w:rPrChange w:id="782" w:author="Nguyen Anh Dung" w:date="2018-12-13T16:48:00Z">
              <w:rPr>
                <w:color w:val="FF0000"/>
              </w:rPr>
            </w:rPrChange>
          </w:rPr>
          <w:delText>- Chức năng Công bố thông tin, tin tức môi trường</w:delText>
        </w:r>
        <w:r w:rsidR="00163FDE" w:rsidRPr="00E93F7D" w:rsidDel="000C0CA3">
          <w:rPr>
            <w:rFonts w:cstheme="majorHAnsi"/>
            <w:sz w:val="28"/>
            <w:rPrChange w:id="783" w:author="Nguyen Anh Dung" w:date="2018-12-13T16:48:00Z">
              <w:rPr>
                <w:color w:val="FF0000"/>
              </w:rPr>
            </w:rPrChange>
          </w:rPr>
          <w:delText>.</w:delText>
        </w:r>
      </w:del>
    </w:p>
    <w:p w:rsidR="00AD77DD" w:rsidRPr="00E93F7D" w:rsidDel="000C0CA3" w:rsidRDefault="00AD77DD" w:rsidP="00D31F5F">
      <w:pPr>
        <w:jc w:val="both"/>
        <w:rPr>
          <w:del w:id="784" w:author="Nguyen Anh Dung" w:date="2018-12-13T16:18:00Z"/>
          <w:rFonts w:cstheme="majorHAnsi"/>
          <w:sz w:val="28"/>
          <w:rPrChange w:id="785" w:author="Nguyen Anh Dung" w:date="2018-12-13T16:48:00Z">
            <w:rPr>
              <w:del w:id="786" w:author="Nguyen Anh Dung" w:date="2018-12-13T16:18:00Z"/>
            </w:rPr>
          </w:rPrChange>
        </w:rPr>
      </w:pPr>
      <w:del w:id="787" w:author="Nguyen Anh Dung" w:date="2018-12-13T16:18:00Z">
        <w:r w:rsidRPr="00E93F7D" w:rsidDel="000C0CA3">
          <w:rPr>
            <w:rFonts w:cstheme="majorHAnsi"/>
            <w:sz w:val="28"/>
            <w:rPrChange w:id="788" w:author="Nguyen Anh Dung" w:date="2018-12-13T16:48:00Z">
              <w:rPr/>
            </w:rPrChange>
          </w:rPr>
          <w:delText xml:space="preserve">- Tích hợp dạng đường link URL trên web </w:delText>
        </w:r>
        <w:r w:rsidR="00A4450D" w:rsidRPr="00E93F7D" w:rsidDel="000C0CA3">
          <w:rPr>
            <w:rFonts w:cstheme="majorHAnsi"/>
            <w:sz w:val="28"/>
            <w:rPrChange w:id="789" w:author="Nguyen Anh Dung" w:date="2018-12-13T16:48:00Z">
              <w:rPr/>
            </w:rPrChange>
          </w:rPr>
          <w:delText>để hiển thị</w:delText>
        </w:r>
        <w:r w:rsidRPr="00E93F7D" w:rsidDel="000C0CA3">
          <w:rPr>
            <w:rFonts w:cstheme="majorHAnsi"/>
            <w:sz w:val="28"/>
            <w:rPrChange w:id="790" w:author="Nguyen Anh Dung" w:date="2018-12-13T16:48:00Z">
              <w:rPr/>
            </w:rPrChange>
          </w:rPr>
          <w:delText xml:space="preserve"> lớp thông tin bản đồ.</w:delText>
        </w:r>
      </w:del>
    </w:p>
    <w:p w:rsidR="00AD77DD" w:rsidRPr="00E93F7D" w:rsidDel="000C0CA3" w:rsidRDefault="00AD77DD" w:rsidP="00D31F5F">
      <w:pPr>
        <w:jc w:val="both"/>
        <w:rPr>
          <w:del w:id="791" w:author="Nguyen Anh Dung" w:date="2018-12-13T16:18:00Z"/>
          <w:rFonts w:cstheme="majorHAnsi"/>
          <w:sz w:val="28"/>
          <w:rPrChange w:id="792" w:author="Nguyen Anh Dung" w:date="2018-12-13T16:48:00Z">
            <w:rPr>
              <w:del w:id="793" w:author="Nguyen Anh Dung" w:date="2018-12-13T16:18:00Z"/>
            </w:rPr>
          </w:rPrChange>
        </w:rPr>
      </w:pPr>
      <w:del w:id="794" w:author="Nguyen Anh Dung" w:date="2018-12-13T16:18:00Z">
        <w:r w:rsidRPr="00E93F7D" w:rsidDel="000C0CA3">
          <w:rPr>
            <w:rFonts w:cstheme="majorHAnsi"/>
            <w:sz w:val="28"/>
            <w:rPrChange w:id="795" w:author="Nguyen Anh Dung" w:date="2018-12-13T16:48:00Z">
              <w:rPr/>
            </w:rPrChange>
          </w:rPr>
          <w:delText>- Hiển thị chỉ số AQI và WQI đối với từng trạm, hiển thị dạng biểu đồ với các mức cảnh báo ô nhiễm</w:delText>
        </w:r>
        <w:r w:rsidR="009E1AA0" w:rsidRPr="00E93F7D" w:rsidDel="000C0CA3">
          <w:rPr>
            <w:rFonts w:cstheme="majorHAnsi"/>
            <w:sz w:val="28"/>
            <w:rPrChange w:id="796" w:author="Nguyen Anh Dung" w:date="2018-12-13T16:48:00Z">
              <w:rPr/>
            </w:rPrChange>
          </w:rPr>
          <w:delText xml:space="preserve"> tương tự như trang Web của Trung tâm Quan trắc.</w:delText>
        </w:r>
      </w:del>
    </w:p>
    <w:p w:rsidR="00F100F4" w:rsidRPr="00E93F7D" w:rsidRDefault="00E54411" w:rsidP="00D31F5F">
      <w:pPr>
        <w:jc w:val="both"/>
        <w:rPr>
          <w:ins w:id="797" w:author="Nguyen Anh Dung" w:date="2018-12-13T15:46:00Z"/>
          <w:rFonts w:cstheme="majorHAnsi"/>
          <w:b/>
          <w:sz w:val="28"/>
          <w:rPrChange w:id="798" w:author="Nguyen Anh Dung" w:date="2018-12-13T16:48:00Z">
            <w:rPr>
              <w:ins w:id="799" w:author="Nguyen Anh Dung" w:date="2018-12-13T15:46:00Z"/>
              <w:b/>
              <w:color w:val="FF0000"/>
            </w:rPr>
          </w:rPrChange>
        </w:rPr>
      </w:pPr>
      <w:del w:id="800" w:author="Nguyen Anh Dung" w:date="2018-12-13T16:18:00Z">
        <w:r w:rsidRPr="00E93F7D" w:rsidDel="000C0CA3">
          <w:rPr>
            <w:rFonts w:cstheme="majorHAnsi"/>
            <w:sz w:val="28"/>
            <w:rPrChange w:id="801" w:author="Nguyen Anh Dung" w:date="2018-12-13T16:48:00Z">
              <w:rPr/>
            </w:rPrChange>
          </w:rPr>
          <w:delText>- Theo dõi, thống kê, tổng hợp thông tin tiếp nhận, xác minh, xử lý, phản hồi Góp ý của người dân, doanh nghiệ</w:delText>
        </w:r>
        <w:r w:rsidR="006B7A43" w:rsidRPr="00E93F7D" w:rsidDel="000C0CA3">
          <w:rPr>
            <w:rFonts w:cstheme="majorHAnsi"/>
            <w:sz w:val="28"/>
            <w:rPrChange w:id="802" w:author="Nguyen Anh Dung" w:date="2018-12-13T16:48:00Z">
              <w:rPr/>
            </w:rPrChange>
          </w:rPr>
          <w:delText>p.</w:delText>
        </w:r>
      </w:del>
      <w:ins w:id="803" w:author="Nguyen Anh Dung" w:date="2018-12-13T15:46:00Z">
        <w:r w:rsidR="00F100F4" w:rsidRPr="00E93F7D">
          <w:rPr>
            <w:rFonts w:cstheme="majorHAnsi"/>
            <w:b/>
            <w:sz w:val="28"/>
            <w:rPrChange w:id="804" w:author="Nguyen Anh Dung" w:date="2018-12-13T16:48:00Z">
              <w:rPr>
                <w:b/>
                <w:color w:val="FF0000"/>
              </w:rPr>
            </w:rPrChange>
          </w:rPr>
          <w:t>Chỉnh sửa chung</w:t>
        </w:r>
      </w:ins>
    </w:p>
    <w:p w:rsidR="00F100F4" w:rsidRPr="00E93F7D" w:rsidRDefault="00F100F4" w:rsidP="00F100F4">
      <w:pPr>
        <w:jc w:val="both"/>
        <w:rPr>
          <w:ins w:id="805" w:author="Nguyen Anh Dung" w:date="2018-12-13T15:48:00Z"/>
          <w:rFonts w:cstheme="majorHAnsi"/>
          <w:rPrChange w:id="806" w:author="Nguyen Anh Dung" w:date="2018-12-13T16:48:00Z">
            <w:rPr>
              <w:ins w:id="807" w:author="Nguyen Anh Dung" w:date="2018-12-13T15:48:00Z"/>
              <w:color w:val="FF0000"/>
            </w:rPr>
          </w:rPrChange>
        </w:rPr>
      </w:pPr>
      <w:ins w:id="808" w:author="Nguyen Anh Dung" w:date="2018-12-13T15:48:00Z">
        <w:r w:rsidRPr="00E93F7D">
          <w:rPr>
            <w:rFonts w:cstheme="majorHAnsi"/>
            <w:rPrChange w:id="809" w:author="Nguyen Anh Dung" w:date="2018-12-13T16:48:00Z">
              <w:rPr>
                <w:color w:val="FF0000"/>
              </w:rPr>
            </w:rPrChange>
          </w:rPr>
          <w:t>- Hiển thị dấu sao ở những trường thông tin bắt buộc (*họ tên, *địa chỉ...).</w:t>
        </w:r>
      </w:ins>
    </w:p>
    <w:p w:rsidR="00F100F4" w:rsidRPr="00E93F7D" w:rsidRDefault="00F100F4" w:rsidP="00F100F4">
      <w:pPr>
        <w:jc w:val="both"/>
        <w:rPr>
          <w:ins w:id="810" w:author="Nguyen Anh Dung" w:date="2018-12-13T15:48:00Z"/>
          <w:rFonts w:cstheme="majorHAnsi"/>
          <w:rPrChange w:id="811" w:author="Nguyen Anh Dung" w:date="2018-12-13T16:48:00Z">
            <w:rPr>
              <w:ins w:id="812" w:author="Nguyen Anh Dung" w:date="2018-12-13T15:48:00Z"/>
              <w:color w:val="FF0000"/>
            </w:rPr>
          </w:rPrChange>
        </w:rPr>
      </w:pPr>
      <w:ins w:id="813" w:author="Nguyen Anh Dung" w:date="2018-12-13T15:48:00Z">
        <w:r w:rsidRPr="00E93F7D">
          <w:rPr>
            <w:rFonts w:cstheme="majorHAnsi"/>
            <w:rPrChange w:id="814" w:author="Nguyen Anh Dung" w:date="2018-12-13T16:48:00Z">
              <w:rPr>
                <w:color w:val="FF0000"/>
              </w:rPr>
            </w:rPrChange>
          </w:rPr>
          <w:t>- Hiện một thông báo ngay trên màn hình khi không gửi được tin do điền thiếu trường thông tin. Hiện tại khi điền thiếu trường và ấn vào "Gửi phản ánh kiến nghị" thì trang web không có một phản hồi gì để người dùng biết là không gửi được và lý do không gửi được.</w:t>
        </w:r>
      </w:ins>
    </w:p>
    <w:p w:rsidR="00F100F4" w:rsidRPr="00E93F7D" w:rsidRDefault="00F100F4" w:rsidP="00F100F4">
      <w:pPr>
        <w:jc w:val="both"/>
        <w:rPr>
          <w:ins w:id="815" w:author="Nguyen Anh Dung" w:date="2018-12-13T15:48:00Z"/>
          <w:rFonts w:cstheme="majorHAnsi"/>
          <w:rPrChange w:id="816" w:author="Nguyen Anh Dung" w:date="2018-12-13T16:48:00Z">
            <w:rPr>
              <w:ins w:id="817" w:author="Nguyen Anh Dung" w:date="2018-12-13T15:48:00Z"/>
              <w:color w:val="FF0000"/>
            </w:rPr>
          </w:rPrChange>
        </w:rPr>
      </w:pPr>
      <w:ins w:id="818" w:author="Nguyen Anh Dung" w:date="2018-12-13T15:48:00Z">
        <w:r w:rsidRPr="00E93F7D">
          <w:rPr>
            <w:rFonts w:cstheme="majorHAnsi"/>
            <w:rPrChange w:id="819" w:author="Nguyen Anh Dung" w:date="2018-12-13T16:48:00Z">
              <w:rPr>
                <w:color w:val="FF0000"/>
              </w:rPr>
            </w:rPrChange>
          </w:rPr>
          <w:t>- Chưa khống chế kiểu dữ liệu cho trường số điện thoại và e-mail. Trường sđt nhập chữ vào vẫn gửi được đơn. Trường e-mail nhập linh tinh không theo form abc@xyz vẫn gửi được phản ánh.</w:t>
        </w:r>
      </w:ins>
    </w:p>
    <w:p w:rsidR="00CE4CE2" w:rsidRPr="00E93F7D" w:rsidRDefault="00CE4CE2" w:rsidP="00D31F5F">
      <w:pPr>
        <w:jc w:val="both"/>
        <w:rPr>
          <w:ins w:id="820" w:author="Nguyen Anh Dung" w:date="2018-12-13T14:36:00Z"/>
          <w:rFonts w:cstheme="majorHAnsi"/>
          <w:b/>
          <w:rPrChange w:id="821" w:author="Nguyen Anh Dung" w:date="2018-12-13T16:48:00Z">
            <w:rPr>
              <w:ins w:id="822" w:author="Nguyen Anh Dung" w:date="2018-12-13T14:36:00Z"/>
              <w:color w:val="FF0000"/>
            </w:rPr>
          </w:rPrChange>
        </w:rPr>
      </w:pPr>
      <w:ins w:id="823" w:author="Nguyen Anh Dung" w:date="2018-12-13T14:36:00Z">
        <w:r w:rsidRPr="00E93F7D">
          <w:rPr>
            <w:rFonts w:cstheme="majorHAnsi"/>
            <w:b/>
            <w:rPrChange w:id="824" w:author="Nguyen Anh Dung" w:date="2018-12-13T16:48:00Z">
              <w:rPr>
                <w:color w:val="FF0000"/>
              </w:rPr>
            </w:rPrChange>
          </w:rPr>
          <w:t xml:space="preserve">Thanh Thư mục chính: </w:t>
        </w:r>
      </w:ins>
    </w:p>
    <w:p w:rsidR="00414052" w:rsidRPr="00E93F7D" w:rsidRDefault="00843572" w:rsidP="00D31F5F">
      <w:pPr>
        <w:jc w:val="both"/>
        <w:rPr>
          <w:ins w:id="825" w:author="Nguyen Anh Dung" w:date="2018-12-12T18:14:00Z"/>
          <w:rFonts w:cstheme="majorHAnsi"/>
          <w:rPrChange w:id="826" w:author="Nguyen Anh Dung" w:date="2018-12-13T16:48:00Z">
            <w:rPr>
              <w:ins w:id="827" w:author="Nguyen Anh Dung" w:date="2018-12-12T18:14:00Z"/>
            </w:rPr>
          </w:rPrChange>
        </w:rPr>
      </w:pPr>
      <w:ins w:id="828" w:author="Nguyen Anh Dung" w:date="2018-12-13T15:09:00Z">
        <w:r w:rsidRPr="00E93F7D">
          <w:rPr>
            <w:rFonts w:cstheme="majorHAnsi"/>
            <w:rPrChange w:id="829" w:author="Nguyen Anh Dung" w:date="2018-12-13T16:48:00Z">
              <w:rPr>
                <w:color w:val="FF0000"/>
              </w:rPr>
            </w:rPrChange>
          </w:rPr>
          <w:t xml:space="preserve">- </w:t>
        </w:r>
      </w:ins>
      <w:ins w:id="830" w:author="Nguyen Anh Dung" w:date="2018-12-12T09:34:00Z">
        <w:r w:rsidR="00414052" w:rsidRPr="00E93F7D">
          <w:rPr>
            <w:rFonts w:cstheme="majorHAnsi"/>
            <w:rPrChange w:id="831" w:author="Nguyen Anh Dung" w:date="2018-12-13T16:48:00Z">
              <w:rPr/>
            </w:rPrChange>
          </w:rPr>
          <w:t>Không đẩy các đề mục trên thanh Menu chính xuống dòng thứ 2 khi Thu gọn của sổ Trình duyệt web</w:t>
        </w:r>
      </w:ins>
      <w:ins w:id="832" w:author="Nguyen Anh Dung" w:date="2018-12-13T08:46:00Z">
        <w:r w:rsidR="004A551F" w:rsidRPr="00E93F7D">
          <w:rPr>
            <w:rFonts w:cstheme="majorHAnsi"/>
            <w:rPrChange w:id="833" w:author="Nguyen Anh Dung" w:date="2018-12-13T16:48:00Z">
              <w:rPr>
                <w:color w:val="FF0000"/>
              </w:rPr>
            </w:rPrChange>
          </w:rPr>
          <w:t xml:space="preserve">. Khi thu gọn của sổ thì </w:t>
        </w:r>
      </w:ins>
      <w:ins w:id="834" w:author="Nguyen Anh Dung" w:date="2018-12-13T08:47:00Z">
        <w:r w:rsidR="004A551F" w:rsidRPr="00E93F7D">
          <w:rPr>
            <w:rFonts w:cstheme="majorHAnsi"/>
            <w:rPrChange w:id="835" w:author="Nguyen Anh Dung" w:date="2018-12-13T16:48:00Z">
              <w:rPr>
                <w:color w:val="FF0000"/>
              </w:rPr>
            </w:rPrChange>
          </w:rPr>
          <w:t xml:space="preserve">đến một mức thì bỏ bớt </w:t>
        </w:r>
      </w:ins>
      <w:ins w:id="836" w:author="Nguyen Anh Dung" w:date="2018-12-13T08:46:00Z">
        <w:r w:rsidR="004A551F" w:rsidRPr="00E93F7D">
          <w:rPr>
            <w:rFonts w:cstheme="majorHAnsi"/>
            <w:rPrChange w:id="837" w:author="Nguyen Anh Dung" w:date="2018-12-13T16:48:00Z">
              <w:rPr>
                <w:color w:val="FF0000"/>
              </w:rPr>
            </w:rPrChange>
          </w:rPr>
          <w:t>nội dung hiển thị</w:t>
        </w:r>
      </w:ins>
      <w:ins w:id="838" w:author="Nguyen Anh Dung" w:date="2018-12-13T08:47:00Z">
        <w:r w:rsidR="004A551F" w:rsidRPr="00E93F7D">
          <w:rPr>
            <w:rFonts w:cstheme="majorHAnsi"/>
            <w:rPrChange w:id="839" w:author="Nguyen Anh Dung" w:date="2018-12-13T16:48:00Z">
              <w:rPr>
                <w:color w:val="FF0000"/>
              </w:rPr>
            </w:rPrChange>
          </w:rPr>
          <w:t xml:space="preserve">, chỉ </w:t>
        </w:r>
        <w:r w:rsidR="004A551F" w:rsidRPr="00E93F7D">
          <w:rPr>
            <w:rFonts w:cstheme="majorHAnsi"/>
            <w:rPrChange w:id="840" w:author="Nguyen Anh Dung" w:date="2018-12-13T16:48:00Z">
              <w:rPr>
                <w:color w:val="FF0000"/>
              </w:rPr>
            </w:rPrChange>
          </w:rPr>
          <w:lastRenderedPageBreak/>
          <w:t>để lại nội dung chính</w:t>
        </w:r>
      </w:ins>
      <w:ins w:id="841" w:author="Nguyen Anh Dung" w:date="2018-12-13T08:46:00Z">
        <w:r w:rsidR="004A551F" w:rsidRPr="00E93F7D">
          <w:rPr>
            <w:rFonts w:cstheme="majorHAnsi"/>
            <w:rPrChange w:id="842" w:author="Nguyen Anh Dung" w:date="2018-12-13T16:48:00Z">
              <w:rPr>
                <w:color w:val="FF0000"/>
              </w:rPr>
            </w:rPrChange>
          </w:rPr>
          <w:t>.</w:t>
        </w:r>
      </w:ins>
      <w:ins w:id="843" w:author="Nguyen Anh Dung" w:date="2018-12-13T08:48:00Z">
        <w:r w:rsidR="00D1302B" w:rsidRPr="00E93F7D">
          <w:rPr>
            <w:rFonts w:cstheme="majorHAnsi"/>
            <w:rPrChange w:id="844" w:author="Nguyen Anh Dung" w:date="2018-12-13T16:48:00Z">
              <w:rPr>
                <w:color w:val="FF0000"/>
              </w:rPr>
            </w:rPrChange>
          </w:rPr>
          <w:t xml:space="preserve"> Ví dụ như Ô “Tìm kiếm” bị đẩy xuống một dòng khi thu gọn cửa sổ trình duyệt.</w:t>
        </w:r>
      </w:ins>
    </w:p>
    <w:p w:rsidR="00555CDD" w:rsidRPr="00E93F7D" w:rsidRDefault="00843572" w:rsidP="00D31F5F">
      <w:pPr>
        <w:jc w:val="both"/>
        <w:rPr>
          <w:ins w:id="845" w:author="Nguyen Anh Dung" w:date="2018-12-12T09:34:00Z"/>
          <w:rFonts w:cstheme="majorHAnsi"/>
          <w:rPrChange w:id="846" w:author="Nguyen Anh Dung" w:date="2018-12-13T16:48:00Z">
            <w:rPr>
              <w:ins w:id="847" w:author="Nguyen Anh Dung" w:date="2018-12-12T09:34:00Z"/>
            </w:rPr>
          </w:rPrChange>
        </w:rPr>
      </w:pPr>
      <w:ins w:id="848" w:author="Nguyen Anh Dung" w:date="2018-12-13T15:09:00Z">
        <w:r w:rsidRPr="00E93F7D">
          <w:rPr>
            <w:rFonts w:cstheme="majorHAnsi"/>
            <w:rPrChange w:id="849" w:author="Nguyen Anh Dung" w:date="2018-12-13T16:48:00Z">
              <w:rPr>
                <w:color w:val="FF0000"/>
              </w:rPr>
            </w:rPrChange>
          </w:rPr>
          <w:t xml:space="preserve">- </w:t>
        </w:r>
      </w:ins>
      <w:ins w:id="850" w:author="Nguyen Anh Dung" w:date="2018-12-12T18:14:00Z">
        <w:r w:rsidR="00555CDD" w:rsidRPr="00E93F7D">
          <w:rPr>
            <w:rFonts w:cstheme="majorHAnsi"/>
            <w:rPrChange w:id="851" w:author="Nguyen Anh Dung" w:date="2018-12-13T16:48:00Z">
              <w:rPr/>
            </w:rPrChange>
          </w:rPr>
          <w:t>Không hiển thị Bản đồ Môi trường ở các Tab khác ngoài Tab Bản đồ để Giảm thời gian phản hồi của hệ thống.</w:t>
        </w:r>
      </w:ins>
    </w:p>
    <w:p w:rsidR="00843572" w:rsidRPr="00E93F7D" w:rsidRDefault="00843572" w:rsidP="00843572">
      <w:pPr>
        <w:jc w:val="both"/>
        <w:rPr>
          <w:ins w:id="852" w:author="Nguyen Anh Dung" w:date="2018-12-13T15:09:00Z"/>
          <w:rFonts w:cstheme="majorHAnsi"/>
          <w:rPrChange w:id="853" w:author="Nguyen Anh Dung" w:date="2018-12-13T16:48:00Z">
            <w:rPr>
              <w:ins w:id="854" w:author="Nguyen Anh Dung" w:date="2018-12-13T15:09:00Z"/>
              <w:color w:val="FF0000"/>
            </w:rPr>
          </w:rPrChange>
        </w:rPr>
      </w:pPr>
      <w:ins w:id="855" w:author="Nguyen Anh Dung" w:date="2018-12-13T15:09:00Z">
        <w:r w:rsidRPr="00E93F7D">
          <w:rPr>
            <w:rFonts w:cstheme="majorHAnsi"/>
            <w:rPrChange w:id="856" w:author="Nguyen Anh Dung" w:date="2018-12-13T16:48:00Z">
              <w:rPr>
                <w:color w:val="FF0000"/>
              </w:rPr>
            </w:rPrChange>
          </w:rPr>
          <w:t>- Đưa nút Đăng nhập người dùng lên Cổng thông tin, không tách thành hai địa chỉ riêng biệt như hiện tại.</w:t>
        </w:r>
      </w:ins>
    </w:p>
    <w:p w:rsidR="006C0A15" w:rsidRPr="00E93F7D" w:rsidRDefault="006C0A15" w:rsidP="00D31F5F">
      <w:pPr>
        <w:jc w:val="both"/>
        <w:rPr>
          <w:ins w:id="857" w:author="Nguyen Anh Dung" w:date="2018-12-12T10:12:00Z"/>
          <w:rFonts w:cstheme="majorHAnsi"/>
          <w:rPrChange w:id="858" w:author="Nguyen Anh Dung" w:date="2018-12-13T16:48:00Z">
            <w:rPr>
              <w:ins w:id="859" w:author="Nguyen Anh Dung" w:date="2018-12-12T10:12:00Z"/>
            </w:rPr>
          </w:rPrChange>
        </w:rPr>
      </w:pPr>
      <w:ins w:id="860" w:author="Nguyen Anh Dung" w:date="2018-12-12T10:09:00Z">
        <w:r w:rsidRPr="00E93F7D">
          <w:rPr>
            <w:rFonts w:cstheme="majorHAnsi"/>
            <w:b/>
            <w:rPrChange w:id="861" w:author="Nguyen Anh Dung" w:date="2018-12-13T16:48:00Z">
              <w:rPr/>
            </w:rPrChange>
          </w:rPr>
          <w:t>- Tab: Thông tin quan trắ</w:t>
        </w:r>
        <w:r w:rsidRPr="00E93F7D">
          <w:rPr>
            <w:rFonts w:cstheme="majorHAnsi"/>
            <w:rPrChange w:id="862" w:author="Nguyen Anh Dung" w:date="2018-12-13T16:48:00Z">
              <w:rPr/>
            </w:rPrChange>
          </w:rPr>
          <w:t xml:space="preserve">c </w:t>
        </w:r>
        <w:r w:rsidRPr="00E93F7D">
          <w:rPr>
            <w:rFonts w:cstheme="majorHAnsi"/>
            <w:b/>
            <w:rPrChange w:id="863" w:author="Nguyen Anh Dung" w:date="2018-12-13T16:48:00Z">
              <w:rPr/>
            </w:rPrChange>
          </w:rPr>
          <w:t>– thay bằng “Chất lượng môi trường”</w:t>
        </w:r>
      </w:ins>
      <w:ins w:id="864" w:author="Nguyen Anh Dung" w:date="2018-12-12T10:12:00Z">
        <w:r w:rsidR="00E931C6" w:rsidRPr="00E93F7D">
          <w:rPr>
            <w:rFonts w:cstheme="majorHAnsi"/>
            <w:rPrChange w:id="865" w:author="Nguyen Anh Dung" w:date="2018-12-13T16:48:00Z">
              <w:rPr/>
            </w:rPrChange>
          </w:rPr>
          <w:t>. Giải thích rõ Chỉ số chất lượng môi trường không khí AQI và Chỉ số chất lượng môi trường nước WQI là gì</w:t>
        </w:r>
      </w:ins>
      <w:ins w:id="866" w:author="Nguyen Anh Dung" w:date="2018-12-13T14:37:00Z">
        <w:r w:rsidR="00CE4CE2" w:rsidRPr="00E93F7D">
          <w:rPr>
            <w:rFonts w:cstheme="majorHAnsi"/>
            <w:rPrChange w:id="867" w:author="Nguyen Anh Dung" w:date="2018-12-13T16:48:00Z">
              <w:rPr>
                <w:color w:val="FF0000"/>
              </w:rPr>
            </w:rPrChange>
          </w:rPr>
          <w:t xml:space="preserve"> (</w:t>
        </w:r>
        <w:r w:rsidR="00CE4CE2" w:rsidRPr="00E93F7D">
          <w:rPr>
            <w:rFonts w:cstheme="majorHAnsi"/>
            <w:i/>
            <w:rPrChange w:id="868" w:author="Nguyen Anh Dung" w:date="2018-12-13T16:48:00Z">
              <w:rPr>
                <w:color w:val="FF0000"/>
              </w:rPr>
            </w:rPrChange>
          </w:rPr>
          <w:t>gửi thông tin cho bên Công ty để đưa vào</w:t>
        </w:r>
        <w:r w:rsidR="00CE4CE2" w:rsidRPr="00E93F7D">
          <w:rPr>
            <w:rFonts w:cstheme="majorHAnsi"/>
            <w:rPrChange w:id="869" w:author="Nguyen Anh Dung" w:date="2018-12-13T16:48:00Z">
              <w:rPr>
                <w:color w:val="FF0000"/>
              </w:rPr>
            </w:rPrChange>
          </w:rPr>
          <w:t>)</w:t>
        </w:r>
      </w:ins>
      <w:ins w:id="870" w:author="Nguyen Anh Dung" w:date="2018-12-12T10:12:00Z">
        <w:r w:rsidR="00E931C6" w:rsidRPr="00E93F7D">
          <w:rPr>
            <w:rFonts w:cstheme="majorHAnsi"/>
            <w:rPrChange w:id="871" w:author="Nguyen Anh Dung" w:date="2018-12-13T16:48:00Z">
              <w:rPr/>
            </w:rPrChange>
          </w:rPr>
          <w:t>.</w:t>
        </w:r>
      </w:ins>
    </w:p>
    <w:p w:rsidR="00E931C6" w:rsidRPr="00E93F7D" w:rsidRDefault="00E931C6" w:rsidP="00D31F5F">
      <w:pPr>
        <w:jc w:val="both"/>
        <w:rPr>
          <w:ins w:id="872" w:author="Nguyen Anh Dung" w:date="2018-12-12T10:23:00Z"/>
          <w:rFonts w:cstheme="majorHAnsi"/>
          <w:rPrChange w:id="873" w:author="Nguyen Anh Dung" w:date="2018-12-13T16:48:00Z">
            <w:rPr>
              <w:ins w:id="874" w:author="Nguyen Anh Dung" w:date="2018-12-12T10:23:00Z"/>
            </w:rPr>
          </w:rPrChange>
        </w:rPr>
      </w:pPr>
      <w:ins w:id="875" w:author="Nguyen Anh Dung" w:date="2018-12-12T10:20:00Z">
        <w:r w:rsidRPr="00E93F7D">
          <w:rPr>
            <w:rFonts w:cstheme="majorHAnsi"/>
            <w:rPrChange w:id="876" w:author="Nguyen Anh Dung" w:date="2018-12-13T16:48:00Z">
              <w:rPr/>
            </w:rPrChange>
          </w:rPr>
          <w:t>Đưa vị trí các trạm quan trắc tự động AQI và WQI lên bản đồ để theo dõi</w:t>
        </w:r>
      </w:ins>
      <w:ins w:id="877" w:author="Nguyen Anh Dung" w:date="2018-12-13T14:38:00Z">
        <w:r w:rsidR="00CE4CE2" w:rsidRPr="00E93F7D">
          <w:rPr>
            <w:rFonts w:cstheme="majorHAnsi"/>
            <w:rPrChange w:id="878" w:author="Nguyen Anh Dung" w:date="2018-12-13T16:48:00Z">
              <w:rPr>
                <w:color w:val="FF0000"/>
              </w:rPr>
            </w:rPrChange>
          </w:rPr>
          <w:t>, như Trang</w:t>
        </w:r>
      </w:ins>
      <w:ins w:id="879" w:author="Nguyen Anh Dung" w:date="2018-12-13T14:39:00Z">
        <w:r w:rsidR="00CE4CE2" w:rsidRPr="00E93F7D">
          <w:rPr>
            <w:rFonts w:cstheme="majorHAnsi"/>
            <w:rPrChange w:id="880" w:author="Nguyen Anh Dung" w:date="2018-12-13T16:48:00Z">
              <w:rPr>
                <w:color w:val="FF0000"/>
              </w:rPr>
            </w:rPrChange>
          </w:rPr>
          <w:t xml:space="preserve"> bên Trung tâm Quan Trắc </w:t>
        </w:r>
      </w:ins>
      <w:ins w:id="881" w:author="Nguyen Anh Dung" w:date="2018-12-13T14:38:00Z">
        <w:r w:rsidR="00CE4CE2" w:rsidRPr="00E93F7D">
          <w:rPr>
            <w:rFonts w:cstheme="majorHAnsi"/>
            <w:rPrChange w:id="882" w:author="Nguyen Anh Dung" w:date="2018-12-13T16:48:00Z">
              <w:rPr>
                <w:color w:val="FF0000"/>
              </w:rPr>
            </w:rPrChange>
          </w:rPr>
          <w:t xml:space="preserve"> </w:t>
        </w:r>
      </w:ins>
      <w:ins w:id="883" w:author="Nguyen Anh Dung" w:date="2018-12-13T14:39:00Z">
        <w:r w:rsidR="00CE4CE2" w:rsidRPr="00E93F7D">
          <w:rPr>
            <w:rFonts w:cstheme="majorHAnsi"/>
            <w:b/>
            <w:rPrChange w:id="884" w:author="Nguyen Anh Dung" w:date="2018-12-13T16:48:00Z">
              <w:rPr>
                <w:color w:val="FF0000"/>
              </w:rPr>
            </w:rPrChange>
          </w:rPr>
          <w:t>http://enviinfo.cem.gov.vn/</w:t>
        </w:r>
      </w:ins>
    </w:p>
    <w:p w:rsidR="002F4CD5" w:rsidRPr="00E93F7D" w:rsidRDefault="002F4CD5" w:rsidP="00D31F5F">
      <w:pPr>
        <w:jc w:val="both"/>
        <w:rPr>
          <w:rFonts w:cstheme="majorHAnsi"/>
          <w:rPrChange w:id="885" w:author="Nguyen Anh Dung" w:date="2018-12-13T16:48:00Z">
            <w:rPr/>
          </w:rPrChange>
        </w:rPr>
      </w:pPr>
      <w:ins w:id="886" w:author="Nguyen Anh Dung" w:date="2018-12-12T10:25:00Z">
        <w:r w:rsidRPr="00E93F7D">
          <w:rPr>
            <w:rFonts w:cstheme="majorHAnsi"/>
            <w:rPrChange w:id="887" w:author="Nguyen Anh Dung" w:date="2018-12-13T16:48:00Z">
              <w:rPr/>
            </w:rPrChange>
          </w:rPr>
          <w:drawing>
            <wp:inline distT="0" distB="0" distL="0" distR="0" wp14:anchorId="40308F06" wp14:editId="21EB9ECA">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AQI 12.12.png"/>
                      <pic:cNvPicPr/>
                    </pic:nvPicPr>
                    <pic:blipFill>
                      <a:blip r:embed="rId17" cstate="print">
                        <a:extLst>
                          <a:ext uri="{28A0092B-C50C-407E-A947-70E740481C1C}">
                            <a14:useLocalDpi xmlns:a14="http://schemas.microsoft.com/office/drawing/2010/main"/>
                          </a:ext>
                        </a:extLst>
                      </a:blip>
                      <a:stretch>
                        <a:fillRect/>
                      </a:stretch>
                    </pic:blipFill>
                    <pic:spPr>
                      <a:xfrm>
                        <a:off x="0" y="0"/>
                        <a:ext cx="5731510" cy="3615690"/>
                      </a:xfrm>
                      <a:prstGeom prst="rect">
                        <a:avLst/>
                      </a:prstGeom>
                    </pic:spPr>
                  </pic:pic>
                </a:graphicData>
              </a:graphic>
            </wp:inline>
          </w:drawing>
        </w:r>
      </w:ins>
    </w:p>
    <w:p w:rsidR="002F4CD5" w:rsidRPr="00E93F7D" w:rsidRDefault="002F4CD5" w:rsidP="00D31F5F">
      <w:pPr>
        <w:jc w:val="both"/>
        <w:rPr>
          <w:ins w:id="888" w:author="Nguyen Anh Dung" w:date="2018-12-13T14:45:00Z"/>
          <w:rFonts w:cstheme="majorHAnsi"/>
          <w:rPrChange w:id="889" w:author="Nguyen Anh Dung" w:date="2018-12-13T16:48:00Z">
            <w:rPr>
              <w:ins w:id="890" w:author="Nguyen Anh Dung" w:date="2018-12-13T14:45:00Z"/>
              <w:color w:val="FF0000"/>
            </w:rPr>
          </w:rPrChange>
        </w:rPr>
      </w:pPr>
      <w:ins w:id="891" w:author="Nguyen Anh Dung" w:date="2018-12-12T10:27:00Z">
        <w:r w:rsidRPr="00E93F7D">
          <w:rPr>
            <w:rFonts w:cstheme="majorHAnsi"/>
            <w:b/>
            <w:rPrChange w:id="892" w:author="Nguyen Anh Dung" w:date="2018-12-13T16:48:00Z">
              <w:rPr/>
            </w:rPrChange>
          </w:rPr>
          <w:t xml:space="preserve">- Tab Tin tức – Thay bằng </w:t>
        </w:r>
      </w:ins>
      <w:ins w:id="893" w:author="Nguyen Anh Dung" w:date="2018-12-12T10:28:00Z">
        <w:r w:rsidRPr="00E93F7D">
          <w:rPr>
            <w:rFonts w:cstheme="majorHAnsi"/>
            <w:b/>
            <w:rPrChange w:id="894" w:author="Nguyen Anh Dung" w:date="2018-12-13T16:48:00Z">
              <w:rPr/>
            </w:rPrChange>
          </w:rPr>
          <w:t>“Truyền thông”,</w:t>
        </w:r>
        <w:r w:rsidRPr="00E93F7D">
          <w:rPr>
            <w:rFonts w:cstheme="majorHAnsi"/>
            <w:rPrChange w:id="895" w:author="Nguyen Anh Dung" w:date="2018-12-13T16:48:00Z">
              <w:rPr/>
            </w:rPrChange>
          </w:rPr>
          <w:t xml:space="preserve"> trong đó bao gồm các mục con: Tin tức truyền thông, Ảnh, Video</w:t>
        </w:r>
      </w:ins>
      <w:ins w:id="896" w:author="Nguyen Anh Dung" w:date="2018-12-13T14:43:00Z">
        <w:r w:rsidR="00F9195B" w:rsidRPr="00E93F7D">
          <w:rPr>
            <w:rFonts w:cstheme="majorHAnsi"/>
            <w:rPrChange w:id="897" w:author="Nguyen Anh Dung" w:date="2018-12-13T16:48:00Z">
              <w:rPr>
                <w:color w:val="FF0000"/>
              </w:rPr>
            </w:rPrChange>
          </w:rPr>
          <w:t>. Bỏ lớp ‘Thông tin trao đổi’</w:t>
        </w:r>
      </w:ins>
      <w:ins w:id="898" w:author="Nguyen Anh Dung" w:date="2018-12-13T16:49:00Z">
        <w:r w:rsidR="004A1174">
          <w:rPr>
            <w:rFonts w:cstheme="majorHAnsi"/>
          </w:rPr>
          <w:t xml:space="preserve"> đi –  Thông tin Trả lời sẽ hiển thị ở mục </w:t>
        </w:r>
      </w:ins>
      <w:ins w:id="899" w:author="Nguyen Anh Dung" w:date="2018-12-13T16:50:00Z">
        <w:r w:rsidR="004A1174">
          <w:rPr>
            <w:rFonts w:cstheme="majorHAnsi"/>
          </w:rPr>
          <w:t>“Tra cứu kết quả”</w:t>
        </w:r>
      </w:ins>
    </w:p>
    <w:p w:rsidR="00F9195B" w:rsidRPr="00E93F7D" w:rsidRDefault="006660C2" w:rsidP="00D31F5F">
      <w:pPr>
        <w:jc w:val="both"/>
        <w:rPr>
          <w:ins w:id="900" w:author="Nguyen Anh Dung" w:date="2018-12-13T14:49:00Z"/>
          <w:rFonts w:cstheme="majorHAnsi"/>
          <w:rPrChange w:id="901" w:author="Nguyen Anh Dung" w:date="2018-12-13T16:48:00Z">
            <w:rPr>
              <w:ins w:id="902" w:author="Nguyen Anh Dung" w:date="2018-12-13T14:49:00Z"/>
              <w:color w:val="FF0000"/>
            </w:rPr>
          </w:rPrChange>
        </w:rPr>
      </w:pPr>
      <w:ins w:id="903" w:author="Nguyen Anh Dung" w:date="2018-12-13T14:50:00Z">
        <w:r w:rsidRPr="00E93F7D">
          <w:rPr>
            <w:rFonts w:cstheme="majorHAnsi"/>
            <w:rPrChange w:id="904" w:author="Nguyen Anh Dung" w:date="2018-12-13T16:48:00Z">
              <w:rPr>
                <w:color w:val="FF0000"/>
              </w:rPr>
            </w:rPrChange>
          </w:rPr>
          <w:t xml:space="preserve">+ </w:t>
        </w:r>
      </w:ins>
      <w:ins w:id="905" w:author="Nguyen Anh Dung" w:date="2018-12-13T14:45:00Z">
        <w:r w:rsidR="00F9195B" w:rsidRPr="00E93F7D">
          <w:rPr>
            <w:rFonts w:cstheme="majorHAnsi"/>
            <w:rPrChange w:id="906" w:author="Nguyen Anh Dung" w:date="2018-12-13T16:48:00Z">
              <w:rPr>
                <w:color w:val="FF0000"/>
              </w:rPr>
            </w:rPrChange>
          </w:rPr>
          <w:t>Khi kích vào mục “</w:t>
        </w:r>
      </w:ins>
      <w:ins w:id="907" w:author="Nguyen Anh Dung" w:date="2018-12-13T14:46:00Z">
        <w:r w:rsidRPr="00E93F7D">
          <w:rPr>
            <w:rFonts w:cstheme="majorHAnsi"/>
            <w:rPrChange w:id="908" w:author="Nguyen Anh Dung" w:date="2018-12-13T16:48:00Z">
              <w:rPr>
                <w:color w:val="FF0000"/>
              </w:rPr>
            </w:rPrChange>
          </w:rPr>
          <w:t>Truyền thông</w:t>
        </w:r>
      </w:ins>
      <w:ins w:id="909" w:author="Nguyen Anh Dung" w:date="2018-12-13T14:45:00Z">
        <w:r w:rsidR="00F9195B" w:rsidRPr="00E93F7D">
          <w:rPr>
            <w:rFonts w:cstheme="majorHAnsi"/>
            <w:rPrChange w:id="910" w:author="Nguyen Anh Dung" w:date="2018-12-13T16:48:00Z">
              <w:rPr>
                <w:color w:val="FF0000"/>
              </w:rPr>
            </w:rPrChange>
          </w:rPr>
          <w:t>”</w:t>
        </w:r>
      </w:ins>
      <w:ins w:id="911" w:author="Nguyen Anh Dung" w:date="2018-12-13T14:46:00Z">
        <w:r w:rsidRPr="00E93F7D">
          <w:rPr>
            <w:rFonts w:cstheme="majorHAnsi"/>
            <w:rPrChange w:id="912" w:author="Nguyen Anh Dung" w:date="2018-12-13T16:48:00Z">
              <w:rPr>
                <w:color w:val="FF0000"/>
              </w:rPr>
            </w:rPrChange>
          </w:rPr>
          <w:t xml:space="preserve"> sẽ có các lớp </w:t>
        </w:r>
      </w:ins>
      <w:ins w:id="913" w:author="Nguyen Anh Dung" w:date="2018-12-13T14:49:00Z">
        <w:r w:rsidRPr="00E93F7D">
          <w:rPr>
            <w:rFonts w:cstheme="majorHAnsi"/>
            <w:rPrChange w:id="914" w:author="Nguyen Anh Dung" w:date="2018-12-13T16:48:00Z">
              <w:rPr>
                <w:color w:val="FF0000"/>
              </w:rPr>
            </w:rPrChange>
          </w:rPr>
          <w:t>con bên dưới để người dùng truy cập vào.</w:t>
        </w:r>
      </w:ins>
    </w:p>
    <w:p w:rsidR="006660C2" w:rsidRPr="00E93F7D" w:rsidRDefault="006660C2" w:rsidP="00D31F5F">
      <w:pPr>
        <w:jc w:val="both"/>
        <w:rPr>
          <w:ins w:id="915" w:author="Nguyen Anh Dung" w:date="2018-12-13T14:51:00Z"/>
          <w:rFonts w:cstheme="majorHAnsi"/>
          <w:rPrChange w:id="916" w:author="Nguyen Anh Dung" w:date="2018-12-13T16:48:00Z">
            <w:rPr>
              <w:ins w:id="917" w:author="Nguyen Anh Dung" w:date="2018-12-13T14:51:00Z"/>
              <w:color w:val="FF0000"/>
            </w:rPr>
          </w:rPrChange>
        </w:rPr>
      </w:pPr>
      <w:ins w:id="918" w:author="Nguyen Anh Dung" w:date="2018-12-13T14:50:00Z">
        <w:r w:rsidRPr="00E93F7D">
          <w:rPr>
            <w:rFonts w:cstheme="majorHAnsi"/>
            <w:rPrChange w:id="919" w:author="Nguyen Anh Dung" w:date="2018-12-13T16:48:00Z">
              <w:rPr>
                <w:color w:val="FF0000"/>
              </w:rPr>
            </w:rPrChange>
          </w:rPr>
          <w:t xml:space="preserve">+ Chức năng Video và Ảnh </w:t>
        </w:r>
        <w:r w:rsidRPr="004A1174">
          <w:rPr>
            <w:rFonts w:cstheme="majorHAnsi"/>
            <w:b/>
            <w:rPrChange w:id="920" w:author="Nguyen Anh Dung" w:date="2018-12-13T16:50:00Z">
              <w:rPr>
                <w:color w:val="FF0000"/>
              </w:rPr>
            </w:rPrChange>
          </w:rPr>
          <w:t>không hiển thị thông tin gì</w:t>
        </w:r>
        <w:r w:rsidRPr="00E93F7D">
          <w:rPr>
            <w:rFonts w:cstheme="majorHAnsi"/>
            <w:rPrChange w:id="921" w:author="Nguyen Anh Dung" w:date="2018-12-13T16:48:00Z">
              <w:rPr>
                <w:color w:val="FF0000"/>
              </w:rPr>
            </w:rPrChange>
          </w:rPr>
          <w:t>? Cần chỉnh sửa ngay, có các bước đăng tải Video và Ảnh cho mục này.</w:t>
        </w:r>
      </w:ins>
    </w:p>
    <w:p w:rsidR="008518E0" w:rsidRPr="00E93F7D" w:rsidRDefault="008518E0" w:rsidP="00D31F5F">
      <w:pPr>
        <w:jc w:val="both"/>
        <w:rPr>
          <w:ins w:id="922" w:author="Nguyen Anh Dung" w:date="2018-12-13T15:49:00Z"/>
          <w:rFonts w:cstheme="majorHAnsi"/>
          <w:b/>
          <w:rPrChange w:id="923" w:author="Nguyen Anh Dung" w:date="2018-12-13T16:48:00Z">
            <w:rPr>
              <w:ins w:id="924" w:author="Nguyen Anh Dung" w:date="2018-12-13T15:49:00Z"/>
              <w:b/>
              <w:color w:val="FF0000"/>
            </w:rPr>
          </w:rPrChange>
        </w:rPr>
      </w:pPr>
      <w:ins w:id="925" w:author="Nguyen Anh Dung" w:date="2018-12-12T18:20:00Z">
        <w:r w:rsidRPr="00E93F7D">
          <w:rPr>
            <w:rFonts w:cstheme="majorHAnsi"/>
            <w:b/>
            <w:rPrChange w:id="926" w:author="Nguyen Anh Dung" w:date="2018-12-13T16:48:00Z">
              <w:rPr>
                <w:b/>
              </w:rPr>
            </w:rPrChange>
          </w:rPr>
          <w:t>-</w:t>
        </w:r>
      </w:ins>
      <w:ins w:id="927" w:author="Nguyen Anh Dung" w:date="2018-12-12T18:22:00Z">
        <w:r w:rsidR="00484433" w:rsidRPr="00E93F7D">
          <w:rPr>
            <w:rFonts w:cstheme="majorHAnsi"/>
            <w:b/>
            <w:rPrChange w:id="928" w:author="Nguyen Anh Dung" w:date="2018-12-13T16:48:00Z">
              <w:rPr>
                <w:b/>
              </w:rPr>
            </w:rPrChange>
          </w:rPr>
          <w:t xml:space="preserve"> </w:t>
        </w:r>
      </w:ins>
      <w:ins w:id="929" w:author="Nguyen Anh Dung" w:date="2018-12-12T18:17:00Z">
        <w:r w:rsidRPr="00E93F7D">
          <w:rPr>
            <w:rFonts w:cstheme="majorHAnsi"/>
            <w:b/>
            <w:rPrChange w:id="930" w:author="Nguyen Anh Dung" w:date="2018-12-13T16:48:00Z">
              <w:rPr/>
            </w:rPrChange>
          </w:rPr>
          <w:t>Tab Bản đồ: Hiển thị trong cả trang màn hình</w:t>
        </w:r>
      </w:ins>
    </w:p>
    <w:p w:rsidR="00F100F4" w:rsidRPr="00E93F7D" w:rsidRDefault="00F100F4" w:rsidP="00D31F5F">
      <w:pPr>
        <w:jc w:val="both"/>
        <w:rPr>
          <w:ins w:id="931" w:author="Nguyen Anh Dung" w:date="2018-12-13T15:04:00Z"/>
          <w:rFonts w:cstheme="majorHAnsi"/>
          <w:rPrChange w:id="932" w:author="Nguyen Anh Dung" w:date="2018-12-13T16:48:00Z">
            <w:rPr>
              <w:ins w:id="933" w:author="Nguyen Anh Dung" w:date="2018-12-13T15:04:00Z"/>
              <w:b/>
              <w:color w:val="FF0000"/>
            </w:rPr>
          </w:rPrChange>
        </w:rPr>
      </w:pPr>
      <w:ins w:id="934" w:author="Nguyen Anh Dung" w:date="2018-12-13T15:49:00Z">
        <w:r w:rsidRPr="00E93F7D">
          <w:rPr>
            <w:rFonts w:cstheme="majorHAnsi"/>
            <w:rPrChange w:id="935" w:author="Nguyen Anh Dung" w:date="2018-12-13T16:48:00Z">
              <w:rPr>
                <w:b/>
                <w:color w:val="FF0000"/>
              </w:rPr>
            </w:rPrChange>
          </w:rPr>
          <w:lastRenderedPageBreak/>
          <w:t>- Mục bản đồ trên web khi vào thì phóng to toàn màn hình và mở thành một tab trình duyệt riêng</w:t>
        </w:r>
      </w:ins>
      <w:ins w:id="936" w:author="Nguyen Anh Dung" w:date="2018-12-13T16:50:00Z">
        <w:r w:rsidR="004A1174">
          <w:rPr>
            <w:rFonts w:cstheme="majorHAnsi"/>
          </w:rPr>
          <w:t>, cửa sổ cũ vẫn giữ nguyên</w:t>
        </w:r>
      </w:ins>
      <w:ins w:id="937" w:author="Nguyen Anh Dung" w:date="2018-12-13T15:49:00Z">
        <w:r w:rsidRPr="00E93F7D">
          <w:rPr>
            <w:rFonts w:cstheme="majorHAnsi"/>
            <w:rPrChange w:id="938" w:author="Nguyen Anh Dung" w:date="2018-12-13T16:48:00Z">
              <w:rPr>
                <w:b/>
                <w:color w:val="FF0000"/>
              </w:rPr>
            </w:rPrChange>
          </w:rPr>
          <w:t>.</w:t>
        </w:r>
      </w:ins>
    </w:p>
    <w:p w:rsidR="00EE2722" w:rsidRPr="00E93F7D" w:rsidRDefault="00413B0F" w:rsidP="00D31F5F">
      <w:pPr>
        <w:jc w:val="both"/>
        <w:rPr>
          <w:ins w:id="939" w:author="Nguyen Anh Dung" w:date="2018-12-12T18:20:00Z"/>
          <w:rFonts w:cstheme="majorHAnsi"/>
          <w:b/>
          <w:rPrChange w:id="940" w:author="Nguyen Anh Dung" w:date="2018-12-13T16:48:00Z">
            <w:rPr>
              <w:ins w:id="941" w:author="Nguyen Anh Dung" w:date="2018-12-12T18:20:00Z"/>
              <w:b/>
            </w:rPr>
          </w:rPrChange>
        </w:rPr>
      </w:pPr>
      <w:ins w:id="942" w:author="Nguyen Anh Dung" w:date="2018-12-13T15:11:00Z">
        <w:r w:rsidRPr="00E93F7D">
          <w:rPr>
            <w:rFonts w:cstheme="majorHAnsi"/>
            <w:b/>
            <w:rPrChange w:id="943" w:author="Nguyen Anh Dung" w:date="2018-12-13T16:48:00Z">
              <w:rPr>
                <w:b/>
                <w:color w:val="FF0000"/>
              </w:rPr>
            </w:rPrChange>
          </w:rPr>
          <w:t>-</w:t>
        </w:r>
      </w:ins>
      <w:ins w:id="944" w:author="Nguyen Anh Dung" w:date="2018-12-13T15:38:00Z">
        <w:r w:rsidR="000E2329" w:rsidRPr="00E93F7D">
          <w:rPr>
            <w:rFonts w:cstheme="majorHAnsi"/>
            <w:b/>
            <w:rPrChange w:id="945" w:author="Nguyen Anh Dung" w:date="2018-12-13T16:48:00Z">
              <w:rPr>
                <w:b/>
                <w:color w:val="FF0000"/>
              </w:rPr>
            </w:rPrChange>
          </w:rPr>
          <w:t xml:space="preserve"> </w:t>
        </w:r>
      </w:ins>
      <w:ins w:id="946" w:author="Nguyen Anh Dung" w:date="2018-12-13T15:11:00Z">
        <w:r w:rsidRPr="00E93F7D">
          <w:rPr>
            <w:rFonts w:cstheme="majorHAnsi"/>
            <w:b/>
            <w:rPrChange w:id="947" w:author="Nguyen Anh Dung" w:date="2018-12-13T16:48:00Z">
              <w:rPr>
                <w:b/>
                <w:color w:val="FF0000"/>
              </w:rPr>
            </w:rPrChange>
          </w:rPr>
          <w:t>Tab “Văn bản quy phạm” thay bằng “Văn bản”</w:t>
        </w:r>
      </w:ins>
    </w:p>
    <w:p w:rsidR="003E65F8" w:rsidRPr="00E93F7D" w:rsidRDefault="000D6442" w:rsidP="00D31F5F">
      <w:pPr>
        <w:jc w:val="both"/>
        <w:rPr>
          <w:ins w:id="948" w:author="Nguyen Anh Dung" w:date="2018-12-12T18:20:00Z"/>
          <w:rFonts w:cstheme="majorHAnsi"/>
          <w:b/>
          <w:sz w:val="28"/>
          <w:rPrChange w:id="949" w:author="Nguyen Anh Dung" w:date="2018-12-13T16:48:00Z">
            <w:rPr>
              <w:ins w:id="950" w:author="Nguyen Anh Dung" w:date="2018-12-12T18:20:00Z"/>
              <w:b/>
            </w:rPr>
          </w:rPrChange>
        </w:rPr>
      </w:pPr>
      <w:ins w:id="951" w:author="Nguyen Anh Dung" w:date="2018-12-13T15:29:00Z">
        <w:r w:rsidRPr="00E93F7D">
          <w:rPr>
            <w:rFonts w:cstheme="majorHAnsi"/>
            <w:sz w:val="28"/>
            <w:rPrChange w:id="952" w:author="Nguyen Anh Dung" w:date="2018-12-13T16:48:00Z">
              <w:rPr>
                <w:color w:val="FF0000"/>
              </w:rPr>
            </w:rPrChange>
          </w:rPr>
          <w:t xml:space="preserve">Làm tương tự Trang </w:t>
        </w:r>
        <w:r w:rsidRPr="00E93F7D">
          <w:rPr>
            <w:rFonts w:cstheme="majorHAnsi"/>
            <w:b/>
            <w:sz w:val="28"/>
            <w:rPrChange w:id="953" w:author="Nguyen Anh Dung" w:date="2018-12-13T16:48:00Z">
              <w:rPr>
                <w:color w:val="FF0000"/>
              </w:rPr>
            </w:rPrChange>
          </w:rPr>
          <w:t>http://cem.gov.vn/vn/vanban_vb.aspx?&amp;pg=4</w:t>
        </w:r>
      </w:ins>
    </w:p>
    <w:p w:rsidR="000D6442" w:rsidRPr="00E93F7D" w:rsidRDefault="000D6442" w:rsidP="005A1F88">
      <w:pPr>
        <w:jc w:val="both"/>
        <w:rPr>
          <w:ins w:id="954" w:author="Nguyen Anh Dung" w:date="2018-12-13T15:28:00Z"/>
          <w:rFonts w:cstheme="majorHAnsi"/>
          <w:b/>
          <w:rPrChange w:id="955" w:author="Nguyen Anh Dung" w:date="2018-12-13T16:48:00Z">
            <w:rPr>
              <w:ins w:id="956" w:author="Nguyen Anh Dung" w:date="2018-12-13T15:28:00Z"/>
              <w:b/>
              <w:color w:val="FF0000"/>
            </w:rPr>
          </w:rPrChange>
        </w:rPr>
      </w:pPr>
      <w:ins w:id="957" w:author="Nguyen Anh Dung" w:date="2018-12-13T15:28:00Z">
        <w:r w:rsidRPr="00E93F7D">
          <w:rPr>
            <w:rFonts w:cstheme="majorHAnsi"/>
            <w:rPrChange w:id="958" w:author="Nguyen Anh Dung" w:date="2018-12-13T16:48:00Z">
              <w:rPr/>
            </w:rPrChange>
          </w:rPr>
          <w:drawing>
            <wp:inline distT="0" distB="0" distL="0" distR="0" wp14:anchorId="28E45E3E" wp14:editId="5C00383A">
              <wp:extent cx="5731510" cy="333297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731510" cy="3332971"/>
                      </a:xfrm>
                      <a:prstGeom prst="rect">
                        <a:avLst/>
                      </a:prstGeom>
                    </pic:spPr>
                  </pic:pic>
                </a:graphicData>
              </a:graphic>
            </wp:inline>
          </w:drawing>
        </w:r>
      </w:ins>
    </w:p>
    <w:p w:rsidR="000D6442" w:rsidRPr="00E93F7D" w:rsidRDefault="000D6442" w:rsidP="005A1F88">
      <w:pPr>
        <w:jc w:val="both"/>
        <w:rPr>
          <w:ins w:id="959" w:author="Nguyen Anh Dung" w:date="2018-12-13T15:38:00Z"/>
          <w:rFonts w:cstheme="majorHAnsi"/>
          <w:rPrChange w:id="960" w:author="Nguyen Anh Dung" w:date="2018-12-13T16:48:00Z">
            <w:rPr>
              <w:ins w:id="961" w:author="Nguyen Anh Dung" w:date="2018-12-13T15:38:00Z"/>
              <w:color w:val="FF0000"/>
            </w:rPr>
          </w:rPrChange>
        </w:rPr>
      </w:pPr>
      <w:ins w:id="962" w:author="Nguyen Anh Dung" w:date="2018-12-13T15:29:00Z">
        <w:r w:rsidRPr="00E93F7D">
          <w:rPr>
            <w:rFonts w:cstheme="majorHAnsi"/>
            <w:rPrChange w:id="963" w:author="Nguyen Anh Dung" w:date="2018-12-13T16:48:00Z">
              <w:rPr>
                <w:b/>
                <w:color w:val="FF0000"/>
              </w:rPr>
            </w:rPrChange>
          </w:rPr>
          <w:t>+ Tromg “Văn bản” bao gồm hai mục là “Quy phạm pháp luật”</w:t>
        </w:r>
      </w:ins>
      <w:ins w:id="964" w:author="Nguyen Anh Dung" w:date="2018-12-13T15:30:00Z">
        <w:r w:rsidRPr="00E93F7D">
          <w:rPr>
            <w:rFonts w:cstheme="majorHAnsi"/>
            <w:rPrChange w:id="965" w:author="Nguyen Anh Dung" w:date="2018-12-13T16:48:00Z">
              <w:rPr>
                <w:b/>
                <w:color w:val="FF0000"/>
              </w:rPr>
            </w:rPrChange>
          </w:rPr>
          <w:t>, “Quy chuẩn, tiêu chuẩn kỹ thuật”</w:t>
        </w:r>
      </w:ins>
      <w:ins w:id="966" w:author="Nguyen Anh Dung" w:date="2018-12-13T15:33:00Z">
        <w:r w:rsidR="000E2329" w:rsidRPr="00E93F7D">
          <w:rPr>
            <w:rFonts w:cstheme="majorHAnsi"/>
            <w:rPrChange w:id="967" w:author="Nguyen Anh Dung" w:date="2018-12-13T16:48:00Z">
              <w:rPr>
                <w:b/>
                <w:color w:val="FF0000"/>
              </w:rPr>
            </w:rPrChange>
          </w:rPr>
          <w:t xml:space="preserve">. Thiết kế </w:t>
        </w:r>
      </w:ins>
      <w:ins w:id="968" w:author="Nguyen Anh Dung" w:date="2018-12-13T15:34:00Z">
        <w:r w:rsidR="000E2329" w:rsidRPr="00E93F7D">
          <w:rPr>
            <w:rFonts w:cstheme="majorHAnsi"/>
            <w:rPrChange w:id="969" w:author="Nguyen Anh Dung" w:date="2018-12-13T16:48:00Z">
              <w:rPr>
                <w:color w:val="FF0000"/>
              </w:rPr>
            </w:rPrChange>
          </w:rPr>
          <w:t xml:space="preserve">Công cụ </w:t>
        </w:r>
      </w:ins>
      <w:ins w:id="970" w:author="Nguyen Anh Dung" w:date="2018-12-13T15:37:00Z">
        <w:r w:rsidR="000E2329" w:rsidRPr="00E93F7D">
          <w:rPr>
            <w:rFonts w:cstheme="majorHAnsi"/>
            <w:rPrChange w:id="971" w:author="Nguyen Anh Dung" w:date="2018-12-13T16:48:00Z">
              <w:rPr>
                <w:color w:val="FF0000"/>
              </w:rPr>
            </w:rPrChange>
          </w:rPr>
          <w:t xml:space="preserve">để nhập dữ liệu cho nội dung này </w:t>
        </w:r>
        <w:r w:rsidR="000E2329" w:rsidRPr="00E93F7D">
          <w:rPr>
            <w:rFonts w:cstheme="majorHAnsi"/>
            <w:b/>
            <w:rPrChange w:id="972" w:author="Nguyen Anh Dung" w:date="2018-12-13T16:48:00Z">
              <w:rPr>
                <w:color w:val="FF0000"/>
              </w:rPr>
            </w:rPrChange>
          </w:rPr>
          <w:t>(Nội dung này đã gửi từ các lần góp ý chỉnh sửa trước</w:t>
        </w:r>
        <w:r w:rsidR="000E2329" w:rsidRPr="00E93F7D">
          <w:rPr>
            <w:rFonts w:cstheme="majorHAnsi"/>
            <w:rPrChange w:id="973" w:author="Nguyen Anh Dung" w:date="2018-12-13T16:48:00Z">
              <w:rPr>
                <w:color w:val="FF0000"/>
              </w:rPr>
            </w:rPrChange>
          </w:rPr>
          <w:t xml:space="preserve">). </w:t>
        </w:r>
      </w:ins>
    </w:p>
    <w:p w:rsidR="004A69E3" w:rsidRDefault="004A69E3" w:rsidP="005A1F88">
      <w:pPr>
        <w:jc w:val="both"/>
        <w:rPr>
          <w:ins w:id="974" w:author="Nguyen Anh Dung" w:date="2018-12-13T16:50:00Z"/>
          <w:rFonts w:cstheme="majorHAnsi"/>
          <w:b/>
          <w:sz w:val="28"/>
        </w:rPr>
      </w:pPr>
      <w:ins w:id="975" w:author="Nguyen Anh Dung" w:date="2018-12-13T15:33:00Z">
        <w:r w:rsidRPr="00E93F7D">
          <w:rPr>
            <w:rFonts w:cstheme="majorHAnsi"/>
            <w:b/>
            <w:rPrChange w:id="976" w:author="Nguyen Anh Dung" w:date="2018-12-13T16:48:00Z">
              <w:rPr>
                <w:b/>
                <w:color w:val="FF0000"/>
              </w:rPr>
            </w:rPrChange>
          </w:rPr>
          <w:t>- Tab “Hướng dẫn”</w:t>
        </w:r>
      </w:ins>
      <w:ins w:id="977" w:author="Nguyen Anh Dung" w:date="2018-12-13T15:39:00Z">
        <w:r w:rsidR="00A62D93" w:rsidRPr="00E93F7D">
          <w:rPr>
            <w:rFonts w:cstheme="majorHAnsi"/>
            <w:b/>
            <w:rPrChange w:id="978" w:author="Nguyen Anh Dung" w:date="2018-12-13T16:48:00Z">
              <w:rPr>
                <w:b/>
                <w:color w:val="FF0000"/>
              </w:rPr>
            </w:rPrChange>
          </w:rPr>
          <w:t xml:space="preserve"> làm như trang </w:t>
        </w:r>
      </w:ins>
      <w:ins w:id="979" w:author="Nguyen Anh Dung" w:date="2018-12-13T16:51:00Z">
        <w:r w:rsidR="004B0A3B" w:rsidRPr="0055203C">
          <w:rPr>
            <w:rFonts w:cstheme="majorHAnsi"/>
            <w:b/>
            <w:sz w:val="30"/>
            <w:rPrChange w:id="980" w:author="Nguyen Anh Dung" w:date="2018-12-13T16:51:00Z">
              <w:rPr>
                <w:b/>
                <w:color w:val="FF0000"/>
              </w:rPr>
            </w:rPrChange>
          </w:rPr>
          <w:t>https://nguoidan.chinhphu.vn</w:t>
        </w:r>
      </w:ins>
    </w:p>
    <w:p w:rsidR="00A62D93" w:rsidRPr="00E93F7D" w:rsidRDefault="00A62D93" w:rsidP="005A1F88">
      <w:pPr>
        <w:jc w:val="both"/>
        <w:rPr>
          <w:ins w:id="981" w:author="Nguyen Anh Dung" w:date="2018-12-13T15:38:00Z"/>
          <w:rFonts w:cstheme="majorHAnsi"/>
          <w:rPrChange w:id="982" w:author="Nguyen Anh Dung" w:date="2018-12-13T16:48:00Z">
            <w:rPr>
              <w:ins w:id="983" w:author="Nguyen Anh Dung" w:date="2018-12-13T15:38:00Z"/>
              <w:b/>
              <w:color w:val="FF0000"/>
            </w:rPr>
          </w:rPrChange>
        </w:rPr>
      </w:pPr>
      <w:ins w:id="984" w:author="Nguyen Anh Dung" w:date="2018-12-13T15:39:00Z">
        <w:r w:rsidRPr="00E93F7D">
          <w:rPr>
            <w:rFonts w:cstheme="majorHAnsi"/>
            <w:rPrChange w:id="985" w:author="Nguyen Anh Dung" w:date="2018-12-13T16:48:00Z">
              <w:rPr>
                <w:b/>
                <w:color w:val="FF0000"/>
              </w:rPr>
            </w:rPrChange>
          </w:rPr>
          <w:t>Hướng dẫn người dân, doanh nghiệp Góp ý, phản ánh bằng Hình ảnh</w:t>
        </w:r>
      </w:ins>
    </w:p>
    <w:p w:rsidR="005A1F88" w:rsidRPr="00E93F7D" w:rsidRDefault="00A62D93" w:rsidP="005A1F88">
      <w:pPr>
        <w:jc w:val="both"/>
        <w:rPr>
          <w:ins w:id="986" w:author="Nguyen Anh Dung" w:date="2018-12-13T14:28:00Z"/>
          <w:rFonts w:cstheme="majorHAnsi"/>
          <w:rPrChange w:id="987" w:author="Nguyen Anh Dung" w:date="2018-12-13T16:48:00Z">
            <w:rPr>
              <w:ins w:id="988" w:author="Nguyen Anh Dung" w:date="2018-12-13T14:28:00Z"/>
              <w:color w:val="FF0000"/>
            </w:rPr>
          </w:rPrChange>
        </w:rPr>
      </w:pPr>
      <w:ins w:id="989" w:author="Nguyen Anh Dung" w:date="2018-12-13T15:39:00Z">
        <w:r w:rsidRPr="00E93F7D">
          <w:rPr>
            <w:rFonts w:cstheme="majorHAnsi"/>
            <w:rPrChange w:id="990" w:author="Nguyen Anh Dung" w:date="2018-12-13T16:48:00Z">
              <w:rPr>
                <w:b/>
                <w:color w:val="FF0000"/>
              </w:rPr>
            </w:rPrChange>
          </w:rPr>
          <w:t>+</w:t>
        </w:r>
      </w:ins>
      <w:ins w:id="991" w:author="Nguyen Anh Dung" w:date="2018-12-13T14:28:00Z">
        <w:r w:rsidR="005A1F88" w:rsidRPr="00E93F7D">
          <w:rPr>
            <w:rFonts w:cstheme="majorHAnsi"/>
            <w:rPrChange w:id="992" w:author="Nguyen Anh Dung" w:date="2018-12-13T16:48:00Z">
              <w:rPr>
                <w:color w:val="FF0000"/>
              </w:rPr>
            </w:rPrChange>
          </w:rPr>
          <w:t xml:space="preserve"> </w:t>
        </w:r>
      </w:ins>
      <w:ins w:id="993" w:author="Nguyen Anh Dung" w:date="2018-12-13T15:32:00Z">
        <w:r w:rsidR="004A69E3" w:rsidRPr="00E93F7D">
          <w:rPr>
            <w:rFonts w:cstheme="majorHAnsi"/>
            <w:rPrChange w:id="994" w:author="Nguyen Anh Dung" w:date="2018-12-13T16:48:00Z">
              <w:rPr>
                <w:b/>
                <w:color w:val="FF0000"/>
              </w:rPr>
            </w:rPrChange>
          </w:rPr>
          <w:t xml:space="preserve">Thêm </w:t>
        </w:r>
      </w:ins>
      <w:ins w:id="995" w:author="Nguyen Anh Dung" w:date="2018-12-13T14:28:00Z">
        <w:r w:rsidR="005A1F88" w:rsidRPr="00E93F7D">
          <w:rPr>
            <w:rFonts w:cstheme="majorHAnsi"/>
            <w:rPrChange w:id="996" w:author="Nguyen Anh Dung" w:date="2018-12-13T16:48:00Z">
              <w:rPr>
                <w:color w:val="FF0000"/>
              </w:rPr>
            </w:rPrChange>
          </w:rPr>
          <w:t>Tài liệu Hướng dẫn sử dụng cho cán bộ</w:t>
        </w:r>
      </w:ins>
    </w:p>
    <w:p w:rsidR="005A1F88" w:rsidRPr="00E93F7D" w:rsidRDefault="00A62D93" w:rsidP="005A1F88">
      <w:pPr>
        <w:jc w:val="both"/>
        <w:rPr>
          <w:ins w:id="997" w:author="Nguyen Anh Dung" w:date="2018-12-13T14:28:00Z"/>
          <w:rFonts w:cstheme="majorHAnsi"/>
          <w:rPrChange w:id="998" w:author="Nguyen Anh Dung" w:date="2018-12-13T16:48:00Z">
            <w:rPr>
              <w:ins w:id="999" w:author="Nguyen Anh Dung" w:date="2018-12-13T14:28:00Z"/>
              <w:color w:val="FF0000"/>
            </w:rPr>
          </w:rPrChange>
        </w:rPr>
      </w:pPr>
      <w:ins w:id="1000" w:author="Nguyen Anh Dung" w:date="2018-12-13T15:39:00Z">
        <w:r w:rsidRPr="00E93F7D">
          <w:rPr>
            <w:rFonts w:cstheme="majorHAnsi"/>
            <w:rPrChange w:id="1001" w:author="Nguyen Anh Dung" w:date="2018-12-13T16:48:00Z">
              <w:rPr>
                <w:b/>
                <w:color w:val="FF0000"/>
              </w:rPr>
            </w:rPrChange>
          </w:rPr>
          <w:t>+</w:t>
        </w:r>
      </w:ins>
      <w:ins w:id="1002" w:author="Nguyen Anh Dung" w:date="2018-12-13T14:28:00Z">
        <w:r w:rsidR="005A1F88" w:rsidRPr="00E93F7D">
          <w:rPr>
            <w:rFonts w:cstheme="majorHAnsi"/>
            <w:rPrChange w:id="1003" w:author="Nguyen Anh Dung" w:date="2018-12-13T16:48:00Z">
              <w:rPr>
                <w:color w:val="FF0000"/>
              </w:rPr>
            </w:rPrChange>
          </w:rPr>
          <w:t xml:space="preserve"> Tài liệu Hướng dẫn sử dụng cho người dùng</w:t>
        </w:r>
      </w:ins>
    </w:p>
    <w:p w:rsidR="003370D3" w:rsidRPr="00E93F7D" w:rsidDel="000C0CA3" w:rsidRDefault="003370D3" w:rsidP="00D31F5F">
      <w:pPr>
        <w:jc w:val="both"/>
        <w:rPr>
          <w:del w:id="1004" w:author="Nguyen Anh Dung" w:date="2018-12-13T16:19:00Z"/>
          <w:rFonts w:cstheme="majorHAnsi"/>
          <w:b/>
          <w:rPrChange w:id="1005" w:author="Nguyen Anh Dung" w:date="2018-12-13T16:48:00Z">
            <w:rPr>
              <w:del w:id="1006" w:author="Nguyen Anh Dung" w:date="2018-12-13T16:19:00Z"/>
              <w:b/>
            </w:rPr>
          </w:rPrChange>
        </w:rPr>
      </w:pPr>
      <w:del w:id="1007" w:author="Nguyen Anh Dung" w:date="2018-12-13T16:19:00Z">
        <w:r w:rsidRPr="00E93F7D" w:rsidDel="000C0CA3">
          <w:rPr>
            <w:rFonts w:cstheme="majorHAnsi"/>
            <w:b/>
            <w:rPrChange w:id="1008" w:author="Nguyen Anh Dung" w:date="2018-12-13T16:48:00Z">
              <w:rPr>
                <w:b/>
              </w:rPr>
            </w:rPrChange>
          </w:rPr>
          <w:delText xml:space="preserve">3. </w:delText>
        </w:r>
        <w:r w:rsidR="00527A91" w:rsidRPr="00E93F7D" w:rsidDel="000C0CA3">
          <w:rPr>
            <w:rFonts w:cstheme="majorHAnsi"/>
            <w:b/>
            <w:rPrChange w:id="1009" w:author="Nguyen Anh Dung" w:date="2018-12-13T16:48:00Z">
              <w:rPr>
                <w:b/>
              </w:rPr>
            </w:rPrChange>
          </w:rPr>
          <w:delText>Cấu trúc các lớp thông tin Cơ sở dữ liệu</w:delText>
        </w:r>
      </w:del>
    </w:p>
    <w:p w:rsidR="003370D3" w:rsidRPr="00E93F7D" w:rsidDel="000C0CA3" w:rsidRDefault="00527A91" w:rsidP="00D31F5F">
      <w:pPr>
        <w:jc w:val="both"/>
        <w:rPr>
          <w:del w:id="1010" w:author="Nguyen Anh Dung" w:date="2018-12-13T16:19:00Z"/>
          <w:rFonts w:cstheme="majorHAnsi"/>
          <w:lang w:val="fr-FR"/>
          <w:rPrChange w:id="1011" w:author="Nguyen Anh Dung" w:date="2018-12-13T16:48:00Z">
            <w:rPr>
              <w:del w:id="1012" w:author="Nguyen Anh Dung" w:date="2018-12-13T16:19:00Z"/>
              <w:lang w:val="fr-FR"/>
            </w:rPr>
          </w:rPrChange>
        </w:rPr>
      </w:pPr>
      <w:del w:id="1013" w:author="Nguyen Anh Dung" w:date="2018-12-13T16:19:00Z">
        <w:r w:rsidRPr="00E93F7D" w:rsidDel="000C0CA3">
          <w:rPr>
            <w:rFonts w:cstheme="majorHAnsi"/>
            <w:rPrChange w:id="1014" w:author="Nguyen Anh Dung" w:date="2018-12-13T16:48:00Z">
              <w:rPr/>
            </w:rPrChange>
          </w:rPr>
          <w:delText>Cấu trúc các lớp thông tin, các trường thông tin thuộc mỗi lớp theo tài liệu (</w:delText>
        </w:r>
        <w:r w:rsidRPr="00E93F7D" w:rsidDel="000C0CA3">
          <w:rPr>
            <w:rFonts w:cstheme="majorHAnsi"/>
            <w:b/>
            <w:i/>
            <w:rPrChange w:id="1015" w:author="Nguyen Anh Dung" w:date="2018-12-13T16:48:00Z">
              <w:rPr>
                <w:b/>
                <w:i/>
              </w:rPr>
            </w:rPrChange>
          </w:rPr>
          <w:delText xml:space="preserve">4. </w:delText>
        </w:r>
        <w:r w:rsidRPr="00E93F7D" w:rsidDel="000C0CA3">
          <w:rPr>
            <w:rFonts w:cstheme="majorHAnsi"/>
            <w:b/>
            <w:i/>
            <w:lang w:val="fr-FR"/>
            <w:rPrChange w:id="1016" w:author="Nguyen Anh Dung" w:date="2018-12-13T16:48:00Z">
              <w:rPr>
                <w:b/>
                <w:i/>
                <w:lang w:val="fr-FR"/>
              </w:rPr>
            </w:rPrChange>
          </w:rPr>
          <w:delText>M1.2-Danh-muc-doi-tuong-quan-ly-va-cac-thong-tin-chi-tiet</w:delText>
        </w:r>
        <w:r w:rsidRPr="00E93F7D" w:rsidDel="000C0CA3">
          <w:rPr>
            <w:rFonts w:cstheme="majorHAnsi"/>
            <w:lang w:val="fr-FR"/>
            <w:rPrChange w:id="1017" w:author="Nguyen Anh Dung" w:date="2018-12-13T16:48:00Z">
              <w:rPr>
                <w:lang w:val="fr-FR"/>
              </w:rPr>
            </w:rPrChange>
          </w:rPr>
          <w:delText>)</w:delText>
        </w:r>
      </w:del>
    </w:p>
    <w:p w:rsidR="003370D3" w:rsidRPr="00E93F7D" w:rsidRDefault="00AD77DD" w:rsidP="00D31F5F">
      <w:pPr>
        <w:jc w:val="both"/>
        <w:rPr>
          <w:rFonts w:cstheme="majorHAnsi"/>
          <w:b/>
          <w:lang w:val="fr-FR"/>
          <w:rPrChange w:id="1018" w:author="Nguyen Anh Dung" w:date="2018-12-13T16:48:00Z">
            <w:rPr>
              <w:b/>
            </w:rPr>
          </w:rPrChange>
        </w:rPr>
      </w:pPr>
      <w:r w:rsidRPr="00E93F7D">
        <w:rPr>
          <w:rFonts w:cstheme="majorHAnsi"/>
          <w:b/>
          <w:lang w:val="fr-FR"/>
          <w:rPrChange w:id="1019" w:author="Nguyen Anh Dung" w:date="2018-12-13T16:48:00Z">
            <w:rPr>
              <w:b/>
            </w:rPr>
          </w:rPrChange>
        </w:rPr>
        <w:t xml:space="preserve">4. </w:t>
      </w:r>
      <w:r w:rsidR="00E54411" w:rsidRPr="00E93F7D">
        <w:rPr>
          <w:rFonts w:cstheme="majorHAnsi"/>
          <w:b/>
          <w:lang w:val="fr-FR"/>
          <w:rPrChange w:id="1020" w:author="Nguyen Anh Dung" w:date="2018-12-13T16:48:00Z">
            <w:rPr>
              <w:b/>
            </w:rPr>
          </w:rPrChange>
        </w:rPr>
        <w:t>Tùy biến trên thiết bị di động cho Android và IOS</w:t>
      </w:r>
    </w:p>
    <w:p w:rsidR="00E54411" w:rsidRPr="00E93F7D" w:rsidRDefault="00E54411" w:rsidP="00D31F5F">
      <w:pPr>
        <w:jc w:val="both"/>
        <w:rPr>
          <w:rFonts w:cstheme="majorHAnsi"/>
          <w:lang w:val="fr-FR"/>
          <w:rPrChange w:id="1021" w:author="Nguyen Anh Dung" w:date="2018-12-13T16:48:00Z">
            <w:rPr/>
          </w:rPrChange>
        </w:rPr>
      </w:pPr>
      <w:r w:rsidRPr="00E93F7D">
        <w:rPr>
          <w:rFonts w:cstheme="majorHAnsi"/>
          <w:lang w:val="fr-FR"/>
          <w:rPrChange w:id="1022" w:author="Nguyen Anh Dung" w:date="2018-12-13T16:48:00Z">
            <w:rPr/>
          </w:rPrChange>
        </w:rPr>
        <w:t>Tùy biến các chức năng trên thiết bị di động Android và IOS</w:t>
      </w:r>
      <w:r w:rsidR="00250914" w:rsidRPr="00E93F7D">
        <w:rPr>
          <w:rFonts w:cstheme="majorHAnsi"/>
          <w:lang w:val="fr-FR"/>
          <w:rPrChange w:id="1023" w:author="Nguyen Anh Dung" w:date="2018-12-13T16:48:00Z">
            <w:rPr/>
          </w:rPrChange>
        </w:rPr>
        <w:t xml:space="preserve"> tương tự như trên WEB</w:t>
      </w:r>
      <w:r w:rsidR="00970C60" w:rsidRPr="00E93F7D">
        <w:rPr>
          <w:rFonts w:cstheme="majorHAnsi"/>
          <w:lang w:val="fr-FR"/>
          <w:rPrChange w:id="1024" w:author="Nguyen Anh Dung" w:date="2018-12-13T16:48:00Z">
            <w:rPr/>
          </w:rPrChange>
        </w:rPr>
        <w:t>.</w:t>
      </w:r>
    </w:p>
    <w:p w:rsidR="00D558A9" w:rsidRPr="00E93F7D" w:rsidRDefault="00D558A9" w:rsidP="00D31F5F">
      <w:pPr>
        <w:jc w:val="both"/>
        <w:rPr>
          <w:rFonts w:cstheme="majorHAnsi"/>
          <w:b/>
          <w:lang w:val="fr-FR"/>
          <w:rPrChange w:id="1025" w:author="Nguyen Anh Dung" w:date="2018-12-13T16:48:00Z">
            <w:rPr>
              <w:b/>
            </w:rPr>
          </w:rPrChange>
        </w:rPr>
      </w:pPr>
      <w:r w:rsidRPr="00E93F7D">
        <w:rPr>
          <w:rFonts w:cstheme="majorHAnsi"/>
          <w:b/>
          <w:lang w:val="fr-FR"/>
          <w:rPrChange w:id="1026" w:author="Nguyen Anh Dung" w:date="2018-12-13T16:48:00Z">
            <w:rPr>
              <w:b/>
            </w:rPr>
          </w:rPrChange>
        </w:rPr>
        <w:t xml:space="preserve">5. Các chức năng về Sao lưu, phục hồi, bảo mật của </w:t>
      </w:r>
      <w:r w:rsidR="008F32BA" w:rsidRPr="00E93F7D">
        <w:rPr>
          <w:rFonts w:cstheme="majorHAnsi"/>
          <w:b/>
          <w:lang w:val="fr-FR"/>
          <w:rPrChange w:id="1027" w:author="Nguyen Anh Dung" w:date="2018-12-13T16:48:00Z">
            <w:rPr>
              <w:b/>
            </w:rPr>
          </w:rPrChange>
        </w:rPr>
        <w:t>cổng thông tin</w:t>
      </w:r>
    </w:p>
    <w:p w:rsidR="008F32BA" w:rsidRPr="00E93F7D" w:rsidRDefault="00163FDE" w:rsidP="00D31F5F">
      <w:pPr>
        <w:jc w:val="both"/>
        <w:rPr>
          <w:rFonts w:cstheme="majorHAnsi"/>
          <w:lang w:val="fr-FR"/>
          <w:rPrChange w:id="1028" w:author="Nguyen Anh Dung" w:date="2018-12-13T16:48:00Z">
            <w:rPr/>
          </w:rPrChange>
        </w:rPr>
      </w:pPr>
      <w:r w:rsidRPr="00E93F7D">
        <w:rPr>
          <w:rFonts w:cstheme="majorHAnsi"/>
          <w:lang w:val="fr-FR"/>
          <w:rPrChange w:id="1029" w:author="Nguyen Anh Dung" w:date="2018-12-13T16:48:00Z">
            <w:rPr/>
          </w:rPrChange>
        </w:rPr>
        <w:t>Hoàn thiện các chức năng</w:t>
      </w:r>
      <w:del w:id="1030" w:author="Nguyen Anh Dung" w:date="2018-12-13T16:19:00Z">
        <w:r w:rsidRPr="00E93F7D" w:rsidDel="000C0CA3">
          <w:rPr>
            <w:rFonts w:cstheme="majorHAnsi"/>
            <w:lang w:val="fr-FR"/>
            <w:rPrChange w:id="1031" w:author="Nguyen Anh Dung" w:date="2018-12-13T16:48:00Z">
              <w:rPr/>
            </w:rPrChange>
          </w:rPr>
          <w:delText xml:space="preserve"> theo tài liệu thiết kế và hợp đồng đã ký</w:delText>
        </w:r>
      </w:del>
      <w:ins w:id="1032" w:author="Nguyen Anh Dung" w:date="2018-12-13T16:19:00Z">
        <w:r w:rsidR="000C0CA3" w:rsidRPr="00E93F7D">
          <w:rPr>
            <w:rFonts w:cstheme="majorHAnsi"/>
            <w:lang w:val="fr-FR"/>
            <w:rPrChange w:id="1033" w:author="Nguyen Anh Dung" w:date="2018-12-13T16:48:00Z">
              <w:rPr>
                <w:lang w:val="fr-FR"/>
              </w:rPr>
            </w:rPrChange>
          </w:rPr>
          <w:t xml:space="preserve"> Sao lưu phục hồi và Bảo mật của hệ thống</w:t>
        </w:r>
      </w:ins>
      <w:r w:rsidRPr="00E93F7D">
        <w:rPr>
          <w:rFonts w:cstheme="majorHAnsi"/>
          <w:lang w:val="fr-FR"/>
          <w:rPrChange w:id="1034" w:author="Nguyen Anh Dung" w:date="2018-12-13T16:48:00Z">
            <w:rPr/>
          </w:rPrChange>
        </w:rPr>
        <w:t>.</w:t>
      </w:r>
    </w:p>
    <w:p w:rsidR="003370D3" w:rsidRPr="00E93F7D" w:rsidRDefault="008F32BA" w:rsidP="00D31F5F">
      <w:pPr>
        <w:jc w:val="both"/>
        <w:rPr>
          <w:rFonts w:cstheme="majorHAnsi"/>
          <w:b/>
          <w:lang w:val="fr-FR"/>
          <w:rPrChange w:id="1035" w:author="Nguyen Anh Dung" w:date="2018-12-13T16:48:00Z">
            <w:rPr>
              <w:b/>
            </w:rPr>
          </w:rPrChange>
        </w:rPr>
      </w:pPr>
      <w:r w:rsidRPr="00E93F7D">
        <w:rPr>
          <w:rFonts w:cstheme="majorHAnsi"/>
          <w:b/>
          <w:lang w:val="fr-FR"/>
          <w:rPrChange w:id="1036" w:author="Nguyen Anh Dung" w:date="2018-12-13T16:48:00Z">
            <w:rPr>
              <w:b/>
            </w:rPr>
          </w:rPrChange>
        </w:rPr>
        <w:t>6</w:t>
      </w:r>
      <w:r w:rsidR="003370D3" w:rsidRPr="00E93F7D">
        <w:rPr>
          <w:rFonts w:cstheme="majorHAnsi"/>
          <w:b/>
          <w:lang w:val="fr-FR"/>
          <w:rPrChange w:id="1037" w:author="Nguyen Anh Dung" w:date="2018-12-13T16:48:00Z">
            <w:rPr>
              <w:b/>
            </w:rPr>
          </w:rPrChange>
        </w:rPr>
        <w:t xml:space="preserve">. Tiến độ thực hiện </w:t>
      </w:r>
    </w:p>
    <w:p w:rsidR="003370D3" w:rsidRPr="00E93F7D" w:rsidDel="000C0CA3" w:rsidRDefault="00970C60" w:rsidP="00D31F5F">
      <w:pPr>
        <w:jc w:val="both"/>
        <w:rPr>
          <w:del w:id="1038" w:author="Nguyen Anh Dung" w:date="2018-12-13T16:19:00Z"/>
          <w:rFonts w:cstheme="majorHAnsi"/>
          <w:lang w:val="fr-FR"/>
          <w:rPrChange w:id="1039" w:author="Nguyen Anh Dung" w:date="2018-12-13T16:48:00Z">
            <w:rPr>
              <w:del w:id="1040" w:author="Nguyen Anh Dung" w:date="2018-12-13T16:19:00Z"/>
            </w:rPr>
          </w:rPrChange>
        </w:rPr>
      </w:pPr>
      <w:del w:id="1041" w:author="Nguyen Anh Dung" w:date="2018-12-13T16:19:00Z">
        <w:r w:rsidRPr="00E93F7D" w:rsidDel="000C0CA3">
          <w:rPr>
            <w:rFonts w:cstheme="majorHAnsi"/>
            <w:lang w:val="fr-FR"/>
            <w:rPrChange w:id="1042" w:author="Nguyen Anh Dung" w:date="2018-12-13T16:48:00Z">
              <w:rPr/>
            </w:rPrChange>
          </w:rPr>
          <w:delText xml:space="preserve">- </w:delText>
        </w:r>
        <w:r w:rsidR="003370D3" w:rsidRPr="00E93F7D" w:rsidDel="000C0CA3">
          <w:rPr>
            <w:rFonts w:cstheme="majorHAnsi"/>
            <w:lang w:val="fr-FR"/>
            <w:rPrChange w:id="1043" w:author="Nguyen Anh Dung" w:date="2018-12-13T16:48:00Z">
              <w:rPr/>
            </w:rPrChange>
          </w:rPr>
          <w:delText>Đến 28/11 Xong</w:delText>
        </w:r>
        <w:r w:rsidR="00250914" w:rsidRPr="00E93F7D" w:rsidDel="000C0CA3">
          <w:rPr>
            <w:rFonts w:cstheme="majorHAnsi"/>
            <w:lang w:val="fr-FR"/>
            <w:rPrChange w:id="1044" w:author="Nguyen Anh Dung" w:date="2018-12-13T16:48:00Z">
              <w:rPr/>
            </w:rPrChange>
          </w:rPr>
          <w:delText xml:space="preserve"> chức năng</w:delText>
        </w:r>
        <w:r w:rsidR="003370D3" w:rsidRPr="00E93F7D" w:rsidDel="000C0CA3">
          <w:rPr>
            <w:rFonts w:cstheme="majorHAnsi"/>
            <w:lang w:val="fr-FR"/>
            <w:rPrChange w:id="1045" w:author="Nguyen Anh Dung" w:date="2018-12-13T16:48:00Z">
              <w:rPr/>
            </w:rPrChange>
          </w:rPr>
          <w:delText xml:space="preserve"> </w:delText>
        </w:r>
        <w:r w:rsidR="00250914" w:rsidRPr="00E93F7D" w:rsidDel="000C0CA3">
          <w:rPr>
            <w:rFonts w:cstheme="majorHAnsi"/>
            <w:lang w:val="fr-FR"/>
            <w:rPrChange w:id="1046" w:author="Nguyen Anh Dung" w:date="2018-12-13T16:48:00Z">
              <w:rPr/>
            </w:rPrChange>
          </w:rPr>
          <w:delText>về</w:delText>
        </w:r>
        <w:r w:rsidR="003370D3" w:rsidRPr="00E93F7D" w:rsidDel="000C0CA3">
          <w:rPr>
            <w:rFonts w:cstheme="majorHAnsi"/>
            <w:lang w:val="fr-FR"/>
            <w:rPrChange w:id="1047" w:author="Nguyen Anh Dung" w:date="2018-12-13T16:48:00Z">
              <w:rPr/>
            </w:rPrChange>
          </w:rPr>
          <w:delText xml:space="preserve"> tiếp nhận, xử lý, phản hồi thông tin góp ý</w:delText>
        </w:r>
        <w:r w:rsidR="00250914" w:rsidRPr="00E93F7D" w:rsidDel="000C0CA3">
          <w:rPr>
            <w:rFonts w:cstheme="majorHAnsi"/>
            <w:lang w:val="fr-FR"/>
            <w:rPrChange w:id="1048" w:author="Nguyen Anh Dung" w:date="2018-12-13T16:48:00Z">
              <w:rPr/>
            </w:rPrChange>
          </w:rPr>
          <w:delText xml:space="preserve"> ở cấp TW và Sở TNMT</w:delText>
        </w:r>
        <w:r w:rsidR="006A5041" w:rsidRPr="00E93F7D" w:rsidDel="000C0CA3">
          <w:rPr>
            <w:rFonts w:cstheme="majorHAnsi"/>
            <w:lang w:val="fr-FR"/>
            <w:rPrChange w:id="1049" w:author="Nguyen Anh Dung" w:date="2018-12-13T16:48:00Z">
              <w:rPr/>
            </w:rPrChange>
          </w:rPr>
          <w:delText xml:space="preserve"> đị</w:delText>
        </w:r>
        <w:r w:rsidR="001403EB" w:rsidRPr="00E93F7D" w:rsidDel="000C0CA3">
          <w:rPr>
            <w:rFonts w:cstheme="majorHAnsi"/>
            <w:lang w:val="fr-FR"/>
            <w:rPrChange w:id="1050" w:author="Nguyen Anh Dung" w:date="2018-12-13T16:48:00Z">
              <w:rPr/>
            </w:rPrChange>
          </w:rPr>
          <w:delText>a phương; theo dõi, thống kê, tổng hợp thông tin</w:delText>
        </w:r>
        <w:r w:rsidR="00163FDE" w:rsidRPr="00E93F7D" w:rsidDel="000C0CA3">
          <w:rPr>
            <w:rFonts w:cstheme="majorHAnsi"/>
            <w:lang w:val="fr-FR"/>
            <w:rPrChange w:id="1051" w:author="Nguyen Anh Dung" w:date="2018-12-13T16:48:00Z">
              <w:rPr/>
            </w:rPrChange>
          </w:rPr>
          <w:delText xml:space="preserve"> góp ý và phản hồi</w:delText>
        </w:r>
        <w:r w:rsidR="001403EB" w:rsidRPr="00E93F7D" w:rsidDel="000C0CA3">
          <w:rPr>
            <w:rFonts w:cstheme="majorHAnsi"/>
            <w:lang w:val="fr-FR"/>
            <w:rPrChange w:id="1052" w:author="Nguyen Anh Dung" w:date="2018-12-13T16:48:00Z">
              <w:rPr/>
            </w:rPrChange>
          </w:rPr>
          <w:delText>;</w:delText>
        </w:r>
        <w:r w:rsidR="006A5041" w:rsidRPr="00E93F7D" w:rsidDel="000C0CA3">
          <w:rPr>
            <w:rFonts w:cstheme="majorHAnsi"/>
            <w:lang w:val="fr-FR"/>
            <w:rPrChange w:id="1053" w:author="Nguyen Anh Dung" w:date="2018-12-13T16:48:00Z">
              <w:rPr/>
            </w:rPrChange>
          </w:rPr>
          <w:delText xml:space="preserve"> </w:delText>
        </w:r>
        <w:r w:rsidR="001403EB" w:rsidRPr="00E93F7D" w:rsidDel="000C0CA3">
          <w:rPr>
            <w:rFonts w:cstheme="majorHAnsi"/>
            <w:lang w:val="fr-FR"/>
            <w:rPrChange w:id="1054" w:author="Nguyen Anh Dung" w:date="2018-12-13T16:48:00Z">
              <w:rPr/>
            </w:rPrChange>
          </w:rPr>
          <w:delText>h</w:delText>
        </w:r>
        <w:r w:rsidR="006A5041" w:rsidRPr="00E93F7D" w:rsidDel="000C0CA3">
          <w:rPr>
            <w:rFonts w:cstheme="majorHAnsi"/>
            <w:lang w:val="fr-FR"/>
            <w:rPrChange w:id="1055" w:author="Nguyen Anh Dung" w:date="2018-12-13T16:48:00Z">
              <w:rPr/>
            </w:rPrChange>
          </w:rPr>
          <w:delText>oàn thiện chức năng đăng tải tin bài</w:delText>
        </w:r>
        <w:r w:rsidR="001403EB" w:rsidRPr="00E93F7D" w:rsidDel="000C0CA3">
          <w:rPr>
            <w:rFonts w:cstheme="majorHAnsi"/>
            <w:lang w:val="fr-FR"/>
            <w:rPrChange w:id="1056" w:author="Nguyen Anh Dung" w:date="2018-12-13T16:48:00Z">
              <w:rPr/>
            </w:rPrChange>
          </w:rPr>
          <w:delText xml:space="preserve"> về môi trường.</w:delText>
        </w:r>
      </w:del>
    </w:p>
    <w:p w:rsidR="00FC7C2A" w:rsidRPr="00E93F7D" w:rsidRDefault="00970C60" w:rsidP="00D31F5F">
      <w:pPr>
        <w:jc w:val="both"/>
        <w:rPr>
          <w:ins w:id="1057" w:author="Nguyen Anh Dung" w:date="2018-12-13T15:43:00Z"/>
          <w:rFonts w:cstheme="majorHAnsi"/>
          <w:b/>
          <w:lang w:val="fr-FR"/>
          <w:rPrChange w:id="1058" w:author="Nguyen Anh Dung" w:date="2018-12-13T16:48:00Z">
            <w:rPr>
              <w:ins w:id="1059" w:author="Nguyen Anh Dung" w:date="2018-12-13T15:43:00Z"/>
              <w:lang w:val="fr-FR"/>
            </w:rPr>
          </w:rPrChange>
        </w:rPr>
      </w:pPr>
      <w:del w:id="1060" w:author="Nguyen Anh Dung" w:date="2018-12-13T16:19:00Z">
        <w:r w:rsidRPr="00E93F7D" w:rsidDel="000C0CA3">
          <w:rPr>
            <w:rFonts w:cstheme="majorHAnsi"/>
            <w:lang w:val="fr-FR"/>
            <w:rPrChange w:id="1061" w:author="Nguyen Anh Dung" w:date="2018-12-13T16:48:00Z">
              <w:rPr/>
            </w:rPrChange>
          </w:rPr>
          <w:delText xml:space="preserve">- </w:delText>
        </w:r>
        <w:r w:rsidR="00C610C6" w:rsidRPr="00E93F7D" w:rsidDel="000C0CA3">
          <w:rPr>
            <w:rFonts w:cstheme="majorHAnsi"/>
            <w:lang w:val="fr-FR"/>
            <w:rPrChange w:id="1062" w:author="Nguyen Anh Dung" w:date="2018-12-13T16:48:00Z">
              <w:rPr/>
            </w:rPrChange>
          </w:rPr>
          <w:delText xml:space="preserve">Đến </w:delText>
        </w:r>
        <w:r w:rsidR="00CF7263" w:rsidRPr="00E93F7D" w:rsidDel="000C0CA3">
          <w:rPr>
            <w:rFonts w:cstheme="majorHAnsi"/>
            <w:lang w:val="fr-FR"/>
            <w:rPrChange w:id="1063" w:author="Nguyen Anh Dung" w:date="2018-12-13T16:48:00Z">
              <w:rPr/>
            </w:rPrChange>
          </w:rPr>
          <w:delText>5</w:delText>
        </w:r>
        <w:r w:rsidR="00C610C6" w:rsidRPr="00E93F7D" w:rsidDel="000C0CA3">
          <w:rPr>
            <w:rFonts w:cstheme="majorHAnsi"/>
            <w:lang w:val="fr-FR"/>
            <w:rPrChange w:id="1064" w:author="Nguyen Anh Dung" w:date="2018-12-13T16:48:00Z">
              <w:rPr/>
            </w:rPrChange>
          </w:rPr>
          <w:delText>/12 Xong toàn bộ các chức năng</w:delText>
        </w:r>
        <w:r w:rsidRPr="00E93F7D" w:rsidDel="000C0CA3">
          <w:rPr>
            <w:rFonts w:cstheme="majorHAnsi"/>
            <w:lang w:val="fr-FR"/>
            <w:rPrChange w:id="1065" w:author="Nguyen Anh Dung" w:date="2018-12-13T16:48:00Z">
              <w:rPr/>
            </w:rPrChange>
          </w:rPr>
          <w:delText xml:space="preserve"> của phần mềm</w:delText>
        </w:r>
        <w:r w:rsidR="000B667D" w:rsidRPr="00E93F7D" w:rsidDel="000C0CA3">
          <w:rPr>
            <w:rFonts w:cstheme="majorHAnsi"/>
            <w:lang w:val="fr-FR"/>
            <w:rPrChange w:id="1066" w:author="Nguyen Anh Dung" w:date="2018-12-13T16:48:00Z">
              <w:rPr/>
            </w:rPrChange>
          </w:rPr>
          <w:delText>.</w:delText>
        </w:r>
      </w:del>
      <w:ins w:id="1067" w:author="Nguyen Anh Dung" w:date="2018-12-13T15:43:00Z">
        <w:r w:rsidR="00FC7C2A" w:rsidRPr="00E93F7D">
          <w:rPr>
            <w:rFonts w:cstheme="majorHAnsi"/>
            <w:b/>
            <w:lang w:val="fr-FR"/>
            <w:rPrChange w:id="1068" w:author="Nguyen Anh Dung" w:date="2018-12-13T16:48:00Z">
              <w:rPr>
                <w:color w:val="FF0000"/>
                <w:lang w:val="fr-FR"/>
              </w:rPr>
            </w:rPrChange>
          </w:rPr>
          <w:t>-</w:t>
        </w:r>
      </w:ins>
      <w:ins w:id="1069" w:author="Nguyen Anh Dung" w:date="2018-12-13T16:51:00Z">
        <w:r w:rsidR="0055203C">
          <w:rPr>
            <w:rFonts w:cstheme="majorHAnsi"/>
            <w:b/>
            <w:lang w:val="fr-FR"/>
          </w:rPr>
          <w:t xml:space="preserve"> </w:t>
        </w:r>
      </w:ins>
      <w:ins w:id="1070" w:author="Nguyen Anh Dung" w:date="2018-12-13T15:43:00Z">
        <w:r w:rsidR="00FC7C2A" w:rsidRPr="00E93F7D">
          <w:rPr>
            <w:rFonts w:cstheme="majorHAnsi"/>
            <w:b/>
            <w:lang w:val="fr-FR"/>
            <w:rPrChange w:id="1071" w:author="Nguyen Anh Dung" w:date="2018-12-13T16:48:00Z">
              <w:rPr>
                <w:color w:val="FF0000"/>
                <w:lang w:val="fr-FR"/>
              </w:rPr>
            </w:rPrChange>
          </w:rPr>
          <w:t xml:space="preserve">Đến 20/12 Hoàn thiện </w:t>
        </w:r>
      </w:ins>
      <w:ins w:id="1072" w:author="Nguyen Anh Dung" w:date="2018-12-13T16:19:00Z">
        <w:r w:rsidR="000C0CA3" w:rsidRPr="00E93F7D">
          <w:rPr>
            <w:rFonts w:cstheme="majorHAnsi"/>
            <w:b/>
            <w:lang w:val="fr-FR"/>
            <w:rPrChange w:id="1073" w:author="Nguyen Anh Dung" w:date="2018-12-13T16:48:00Z">
              <w:rPr>
                <w:b/>
                <w:color w:val="FF0000"/>
                <w:lang w:val="fr-FR"/>
              </w:rPr>
            </w:rPrChange>
          </w:rPr>
          <w:t xml:space="preserve">các </w:t>
        </w:r>
      </w:ins>
      <w:ins w:id="1074" w:author="Nguyen Anh Dung" w:date="2018-12-13T15:43:00Z">
        <w:r w:rsidR="00FC7C2A" w:rsidRPr="00E93F7D">
          <w:rPr>
            <w:rFonts w:cstheme="majorHAnsi"/>
            <w:b/>
            <w:lang w:val="fr-FR"/>
            <w:rPrChange w:id="1075" w:author="Nguyen Anh Dung" w:date="2018-12-13T16:48:00Z">
              <w:rPr>
                <w:color w:val="FF0000"/>
                <w:lang w:val="fr-FR"/>
              </w:rPr>
            </w:rPrChange>
          </w:rPr>
          <w:t>chỉnh sửa</w:t>
        </w:r>
      </w:ins>
    </w:p>
    <w:p w:rsidR="00FC7C2A" w:rsidRPr="00E93F7D" w:rsidRDefault="00FC7C2A">
      <w:pPr>
        <w:ind w:firstLine="0"/>
        <w:jc w:val="both"/>
        <w:rPr>
          <w:rFonts w:cstheme="majorHAnsi"/>
          <w:lang w:val="fr-FR"/>
          <w:rPrChange w:id="1076" w:author="Nguyen Anh Dung" w:date="2018-12-13T16:48:00Z">
            <w:rPr/>
          </w:rPrChange>
        </w:rPr>
        <w:pPrChange w:id="1077" w:author="Nguyen Anh Dung" w:date="2018-12-13T15:43:00Z">
          <w:pPr>
            <w:jc w:val="both"/>
          </w:pPr>
        </w:pPrChange>
      </w:pPr>
    </w:p>
    <w:sectPr w:rsidR="00FC7C2A" w:rsidRPr="00E93F7D" w:rsidSect="00E51012">
      <w:pgSz w:w="11906" w:h="16838"/>
      <w:pgMar w:top="1134" w:right="1134" w:bottom="1134" w:left="1418" w:header="709" w:footer="709" w:gutter="0"/>
      <w:cols w:space="708"/>
      <w:docGrid w:linePitch="360"/>
      <w:sectPrChange w:id="1078" w:author="Nguyen Anh Dung" w:date="2018-12-13T16:43:00Z">
        <w:sectPr w:rsidR="00FC7C2A" w:rsidRPr="00E93F7D" w:rsidSect="00E51012">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06C" w:rsidRDefault="00AD206C" w:rsidP="00AD4E66">
      <w:pPr>
        <w:spacing w:after="0" w:line="240" w:lineRule="auto"/>
      </w:pPr>
      <w:r>
        <w:separator/>
      </w:r>
    </w:p>
  </w:endnote>
  <w:endnote w:type="continuationSeparator" w:id="0">
    <w:p w:rsidR="00AD206C" w:rsidRDefault="00AD206C" w:rsidP="00AD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06C" w:rsidRDefault="00AD206C" w:rsidP="00AD4E66">
      <w:pPr>
        <w:spacing w:after="0" w:line="240" w:lineRule="auto"/>
      </w:pPr>
      <w:r>
        <w:separator/>
      </w:r>
    </w:p>
  </w:footnote>
  <w:footnote w:type="continuationSeparator" w:id="0">
    <w:p w:rsidR="00AD206C" w:rsidRDefault="00AD206C" w:rsidP="00AD4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861"/>
    <w:multiLevelType w:val="hybridMultilevel"/>
    <w:tmpl w:val="2CFC3546"/>
    <w:lvl w:ilvl="0" w:tplc="BEBE199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E4C26"/>
    <w:multiLevelType w:val="hybridMultilevel"/>
    <w:tmpl w:val="268421C8"/>
    <w:lvl w:ilvl="0" w:tplc="D48460D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56417E"/>
    <w:multiLevelType w:val="hybridMultilevel"/>
    <w:tmpl w:val="F5FC5CA6"/>
    <w:lvl w:ilvl="0" w:tplc="F5CAC660">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7B1FD2"/>
    <w:multiLevelType w:val="hybridMultilevel"/>
    <w:tmpl w:val="FAD0B2F8"/>
    <w:lvl w:ilvl="0" w:tplc="9342C3DA">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Đức Dũng">
    <w15:presenceInfo w15:providerId="Windows Live" w15:userId="084e34fe38795263"/>
  </w15:person>
  <w15:person w15:author="My PC">
    <w15:presenceInfo w15:providerId="None" w15:userId="My 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52"/>
    <w:rsid w:val="00004BE4"/>
    <w:rsid w:val="000204BA"/>
    <w:rsid w:val="000251B3"/>
    <w:rsid w:val="000254A5"/>
    <w:rsid w:val="00051D52"/>
    <w:rsid w:val="00063D9A"/>
    <w:rsid w:val="0006526E"/>
    <w:rsid w:val="00076DF4"/>
    <w:rsid w:val="00096334"/>
    <w:rsid w:val="000B5C8A"/>
    <w:rsid w:val="000B667D"/>
    <w:rsid w:val="000C0CA3"/>
    <w:rsid w:val="000C368C"/>
    <w:rsid w:val="000D6442"/>
    <w:rsid w:val="000E2329"/>
    <w:rsid w:val="000E27BB"/>
    <w:rsid w:val="00100F2E"/>
    <w:rsid w:val="00105852"/>
    <w:rsid w:val="001111DA"/>
    <w:rsid w:val="001403EB"/>
    <w:rsid w:val="001437CD"/>
    <w:rsid w:val="00152CA1"/>
    <w:rsid w:val="00163FDE"/>
    <w:rsid w:val="00185C9C"/>
    <w:rsid w:val="00194135"/>
    <w:rsid w:val="00194798"/>
    <w:rsid w:val="001F4E7B"/>
    <w:rsid w:val="00235D38"/>
    <w:rsid w:val="00243A9C"/>
    <w:rsid w:val="00250914"/>
    <w:rsid w:val="00253558"/>
    <w:rsid w:val="00267162"/>
    <w:rsid w:val="00276C79"/>
    <w:rsid w:val="002A4E19"/>
    <w:rsid w:val="002E2B45"/>
    <w:rsid w:val="002F4CD5"/>
    <w:rsid w:val="00323BE3"/>
    <w:rsid w:val="003265BA"/>
    <w:rsid w:val="003370D3"/>
    <w:rsid w:val="00373481"/>
    <w:rsid w:val="003A3C53"/>
    <w:rsid w:val="003B45A1"/>
    <w:rsid w:val="003E65F8"/>
    <w:rsid w:val="00413B0F"/>
    <w:rsid w:val="00414052"/>
    <w:rsid w:val="00484433"/>
    <w:rsid w:val="004A1174"/>
    <w:rsid w:val="004A551F"/>
    <w:rsid w:val="004A69E3"/>
    <w:rsid w:val="004B0A3B"/>
    <w:rsid w:val="004B133D"/>
    <w:rsid w:val="004C1174"/>
    <w:rsid w:val="004C3684"/>
    <w:rsid w:val="004C7240"/>
    <w:rsid w:val="004D4D98"/>
    <w:rsid w:val="004F11A4"/>
    <w:rsid w:val="00527A91"/>
    <w:rsid w:val="005338E4"/>
    <w:rsid w:val="0055203C"/>
    <w:rsid w:val="005536C0"/>
    <w:rsid w:val="00555CDD"/>
    <w:rsid w:val="00585284"/>
    <w:rsid w:val="005A1F88"/>
    <w:rsid w:val="005B2E23"/>
    <w:rsid w:val="0060139E"/>
    <w:rsid w:val="00636101"/>
    <w:rsid w:val="00646AE1"/>
    <w:rsid w:val="006660C2"/>
    <w:rsid w:val="0068471B"/>
    <w:rsid w:val="00687F8A"/>
    <w:rsid w:val="006A5041"/>
    <w:rsid w:val="006B7A43"/>
    <w:rsid w:val="006C0A15"/>
    <w:rsid w:val="006D48F0"/>
    <w:rsid w:val="0074516A"/>
    <w:rsid w:val="007B575A"/>
    <w:rsid w:val="007C0F4C"/>
    <w:rsid w:val="007D5AB9"/>
    <w:rsid w:val="008204EB"/>
    <w:rsid w:val="00843572"/>
    <w:rsid w:val="008518E0"/>
    <w:rsid w:val="00854FDB"/>
    <w:rsid w:val="00896F4C"/>
    <w:rsid w:val="008B053A"/>
    <w:rsid w:val="008B39BE"/>
    <w:rsid w:val="008F32BA"/>
    <w:rsid w:val="00910F0D"/>
    <w:rsid w:val="0092394B"/>
    <w:rsid w:val="009459FA"/>
    <w:rsid w:val="00970C60"/>
    <w:rsid w:val="009B5989"/>
    <w:rsid w:val="009E05FE"/>
    <w:rsid w:val="009E1AA0"/>
    <w:rsid w:val="00A130DD"/>
    <w:rsid w:val="00A4450D"/>
    <w:rsid w:val="00A62D93"/>
    <w:rsid w:val="00A76763"/>
    <w:rsid w:val="00AD206C"/>
    <w:rsid w:val="00AD4E66"/>
    <w:rsid w:val="00AD77DD"/>
    <w:rsid w:val="00AE0DFA"/>
    <w:rsid w:val="00AF772F"/>
    <w:rsid w:val="00B162ED"/>
    <w:rsid w:val="00B25CD1"/>
    <w:rsid w:val="00B63D15"/>
    <w:rsid w:val="00B978A2"/>
    <w:rsid w:val="00BE1C33"/>
    <w:rsid w:val="00C06200"/>
    <w:rsid w:val="00C610C6"/>
    <w:rsid w:val="00C77DC3"/>
    <w:rsid w:val="00C80E76"/>
    <w:rsid w:val="00CB0A45"/>
    <w:rsid w:val="00CE4CE2"/>
    <w:rsid w:val="00CF7263"/>
    <w:rsid w:val="00D01CED"/>
    <w:rsid w:val="00D1302B"/>
    <w:rsid w:val="00D25B42"/>
    <w:rsid w:val="00D31F5F"/>
    <w:rsid w:val="00D34D15"/>
    <w:rsid w:val="00D44E2B"/>
    <w:rsid w:val="00D558A9"/>
    <w:rsid w:val="00D61891"/>
    <w:rsid w:val="00DF1AD5"/>
    <w:rsid w:val="00E2345C"/>
    <w:rsid w:val="00E44A0C"/>
    <w:rsid w:val="00E51012"/>
    <w:rsid w:val="00E54411"/>
    <w:rsid w:val="00E60733"/>
    <w:rsid w:val="00E70BF3"/>
    <w:rsid w:val="00E931C6"/>
    <w:rsid w:val="00E93F7D"/>
    <w:rsid w:val="00EE1FA9"/>
    <w:rsid w:val="00EE2722"/>
    <w:rsid w:val="00F100F4"/>
    <w:rsid w:val="00F371D5"/>
    <w:rsid w:val="00F54D7C"/>
    <w:rsid w:val="00F63A00"/>
    <w:rsid w:val="00F716A3"/>
    <w:rsid w:val="00F9195B"/>
    <w:rsid w:val="00FC7C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91C73-5665-4243-B4F8-2A8805C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989"/>
    <w:pPr>
      <w:spacing w:after="120" w:line="312" w:lineRule="auto"/>
      <w:ind w:firstLine="720"/>
    </w:pPr>
    <w:rPr>
      <w:rFonts w:asciiTheme="majorHAnsi" w:hAnsiTheme="majorHAnsi"/>
      <w:noProo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E66"/>
    <w:rPr>
      <w:rFonts w:asciiTheme="majorHAnsi" w:hAnsiTheme="majorHAnsi"/>
      <w:sz w:val="26"/>
    </w:rPr>
  </w:style>
  <w:style w:type="paragraph" w:styleId="Footer">
    <w:name w:val="footer"/>
    <w:basedOn w:val="Normal"/>
    <w:link w:val="FooterChar"/>
    <w:uiPriority w:val="99"/>
    <w:unhideWhenUsed/>
    <w:rsid w:val="00AD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E66"/>
    <w:rPr>
      <w:rFonts w:asciiTheme="majorHAnsi" w:hAnsiTheme="majorHAnsi"/>
      <w:sz w:val="26"/>
    </w:rPr>
  </w:style>
  <w:style w:type="paragraph" w:styleId="BalloonText">
    <w:name w:val="Balloon Text"/>
    <w:basedOn w:val="Normal"/>
    <w:link w:val="BalloonTextChar"/>
    <w:uiPriority w:val="99"/>
    <w:semiHidden/>
    <w:unhideWhenUsed/>
    <w:rsid w:val="00923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94B"/>
    <w:rPr>
      <w:rFonts w:ascii="Tahoma" w:hAnsi="Tahoma" w:cs="Tahoma"/>
      <w:sz w:val="16"/>
      <w:szCs w:val="16"/>
    </w:rPr>
  </w:style>
  <w:style w:type="paragraph" w:styleId="ListParagraph">
    <w:name w:val="List Paragraph"/>
    <w:basedOn w:val="Normal"/>
    <w:uiPriority w:val="34"/>
    <w:qFormat/>
    <w:rsid w:val="006D48F0"/>
    <w:pPr>
      <w:ind w:left="720"/>
      <w:contextualSpacing/>
    </w:pPr>
  </w:style>
  <w:style w:type="character" w:styleId="Hyperlink">
    <w:name w:val="Hyperlink"/>
    <w:basedOn w:val="DefaultParagraphFont"/>
    <w:uiPriority w:val="99"/>
    <w:unhideWhenUsed/>
    <w:rsid w:val="004B0A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10</Pages>
  <Words>1975</Words>
  <Characters>11263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Trần Đức Dũng</cp:lastModifiedBy>
  <cp:revision>45</cp:revision>
  <dcterms:created xsi:type="dcterms:W3CDTF">2018-12-12T11:55:00Z</dcterms:created>
  <dcterms:modified xsi:type="dcterms:W3CDTF">2018-12-19T03:20:00Z</dcterms:modified>
</cp:coreProperties>
</file>